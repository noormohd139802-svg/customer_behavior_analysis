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9566" w14:textId="77777777" w:rsidR="004F6D83" w:rsidRPr="00EB2B55" w:rsidRDefault="004F6D83" w:rsidP="004F6D83">
      <w:pPr>
        <w:pStyle w:val="Title"/>
        <w:jc w:val="center"/>
        <w:rPr>
          <w:rFonts w:ascii="Aptos Display" w:hAnsi="Aptos Display" w:cs="Calibri"/>
          <w:b/>
          <w:bCs/>
          <w:color w:val="0E2841" w:themeColor="text2"/>
          <w:sz w:val="52"/>
          <w:szCs w:val="52"/>
        </w:rPr>
      </w:pPr>
      <w:r w:rsidRPr="00EB2B55">
        <w:rPr>
          <w:rFonts w:ascii="Aptos Display" w:hAnsi="Aptos Display" w:cs="Calibri"/>
          <w:b/>
          <w:bCs/>
          <w:color w:val="0E2841" w:themeColor="text2"/>
          <w:sz w:val="52"/>
          <w:szCs w:val="52"/>
        </w:rPr>
        <w:t>DATA ANALYTICS PROJECT REPORT</w:t>
      </w:r>
    </w:p>
    <w:p w14:paraId="00265AD3" w14:textId="77777777" w:rsidR="004F6D83" w:rsidRPr="00EB2B55" w:rsidRDefault="004F6D83" w:rsidP="004F6D83">
      <w:pPr>
        <w:pStyle w:val="Title"/>
        <w:jc w:val="center"/>
        <w:rPr>
          <w:rFonts w:ascii="Aptos Display" w:hAnsi="Aptos Display" w:cs="Calibri"/>
          <w:color w:val="000000" w:themeColor="text1"/>
          <w:sz w:val="36"/>
          <w:szCs w:val="36"/>
        </w:rPr>
      </w:pPr>
      <w:r w:rsidRPr="00EB2B55">
        <w:rPr>
          <w:rFonts w:ascii="Aptos Display" w:hAnsi="Aptos Display" w:cs="Calibri"/>
          <w:color w:val="000000" w:themeColor="text1"/>
          <w:sz w:val="36"/>
          <w:szCs w:val="36"/>
        </w:rPr>
        <w:t xml:space="preserve">Customer Shopping </w:t>
      </w:r>
      <w:proofErr w:type="spellStart"/>
      <w:r w:rsidRPr="00EB2B55">
        <w:rPr>
          <w:rFonts w:ascii="Aptos Display" w:hAnsi="Aptos Display" w:cs="Calibri"/>
          <w:color w:val="000000" w:themeColor="text1"/>
          <w:sz w:val="36"/>
          <w:szCs w:val="36"/>
        </w:rPr>
        <w:t>Behavior</w:t>
      </w:r>
      <w:proofErr w:type="spellEnd"/>
      <w:r w:rsidRPr="00EB2B55">
        <w:rPr>
          <w:rFonts w:ascii="Aptos Display" w:hAnsi="Aptos Display" w:cs="Calibri"/>
          <w:color w:val="000000" w:themeColor="text1"/>
          <w:sz w:val="36"/>
          <w:szCs w:val="36"/>
        </w:rPr>
        <w:t xml:space="preserve"> Analysis</w:t>
      </w:r>
    </w:p>
    <w:p w14:paraId="5A77125D" w14:textId="77777777" w:rsidR="004F6D83" w:rsidRPr="00EB2B55" w:rsidRDefault="004F6D83" w:rsidP="004F6D83">
      <w:pPr>
        <w:pStyle w:val="Title"/>
        <w:jc w:val="center"/>
        <w:rPr>
          <w:rFonts w:ascii="Aptos Display" w:hAnsi="Aptos Display" w:cs="Calibri"/>
          <w:color w:val="000000" w:themeColor="text1"/>
          <w:sz w:val="24"/>
          <w:szCs w:val="24"/>
        </w:rPr>
      </w:pPr>
      <w:r w:rsidRPr="00EB2B55">
        <w:rPr>
          <w:rFonts w:ascii="Aptos Display" w:hAnsi="Aptos Display" w:cs="Calibri"/>
          <w:color w:val="000000" w:themeColor="text1"/>
          <w:sz w:val="24"/>
          <w:szCs w:val="24"/>
        </w:rPr>
        <w:t>Tools Used: MySQL · Python · Power BI</w:t>
      </w:r>
    </w:p>
    <w:p w14:paraId="25085F17" w14:textId="07A3FEAD" w:rsidR="004F6D83" w:rsidRPr="00EB2B55" w:rsidRDefault="004F6D83" w:rsidP="004F6D83">
      <w:pPr>
        <w:pStyle w:val="Title"/>
        <w:jc w:val="center"/>
        <w:rPr>
          <w:rFonts w:ascii="Aptos Display" w:hAnsi="Aptos Display" w:cs="Calibri"/>
          <w:color w:val="000000" w:themeColor="text1"/>
          <w:sz w:val="24"/>
          <w:szCs w:val="24"/>
        </w:rPr>
      </w:pPr>
      <w:r w:rsidRPr="00EB2B55">
        <w:rPr>
          <w:rFonts w:ascii="Aptos Display" w:hAnsi="Aptos Display" w:cs="Calibri"/>
          <w:color w:val="000000" w:themeColor="text1"/>
          <w:sz w:val="24"/>
          <w:szCs w:val="24"/>
        </w:rPr>
        <w:t>Prepared by: Noor</w:t>
      </w:r>
      <w:r w:rsidR="00EB2B55">
        <w:rPr>
          <w:rFonts w:ascii="Aptos Display" w:hAnsi="Aptos Display" w:cs="Calibri"/>
          <w:color w:val="000000" w:themeColor="text1"/>
          <w:sz w:val="24"/>
          <w:szCs w:val="24"/>
        </w:rPr>
        <w:t xml:space="preserve"> Mohammad</w:t>
      </w:r>
    </w:p>
    <w:p w14:paraId="27298F6E" w14:textId="21E3CC5F" w:rsidR="004F6D83" w:rsidRPr="00EB2B55" w:rsidRDefault="00237D9A" w:rsidP="00EB2B55">
      <w:pPr>
        <w:pStyle w:val="Title"/>
        <w:jc w:val="center"/>
        <w:rPr>
          <w:rFonts w:ascii="Aptos Display" w:hAnsi="Aptos Display" w:cs="Calibri"/>
          <w:color w:val="000000" w:themeColor="text1"/>
          <w:sz w:val="24"/>
          <w:szCs w:val="24"/>
        </w:rPr>
      </w:pPr>
      <w:r>
        <w:rPr>
          <w:rFonts w:ascii="Aptos Display" w:hAnsi="Aptos Display" w:cs="Calibri"/>
          <w:color w:val="000000" w:themeColor="text1"/>
          <w:sz w:val="24"/>
          <w:szCs w:val="24"/>
        </w:rPr>
        <w:t>10</w:t>
      </w:r>
      <w:r w:rsidRPr="00237D9A">
        <w:rPr>
          <w:rFonts w:ascii="Aptos Display" w:hAnsi="Aptos Display" w:cs="Calibri"/>
          <w:color w:val="000000" w:themeColor="text1"/>
          <w:sz w:val="24"/>
          <w:szCs w:val="24"/>
          <w:vertAlign w:val="superscript"/>
        </w:rPr>
        <w:t>th</w:t>
      </w:r>
      <w:r>
        <w:rPr>
          <w:rFonts w:ascii="Aptos Display" w:hAnsi="Aptos Display" w:cs="Calibri"/>
          <w:color w:val="000000" w:themeColor="text1"/>
          <w:sz w:val="24"/>
          <w:szCs w:val="24"/>
        </w:rPr>
        <w:t xml:space="preserve"> </w:t>
      </w:r>
      <w:r w:rsidR="004F6D83" w:rsidRPr="00EB2B55">
        <w:rPr>
          <w:rFonts w:ascii="Aptos Display" w:hAnsi="Aptos Display" w:cs="Calibri"/>
          <w:color w:val="000000" w:themeColor="text1"/>
          <w:sz w:val="24"/>
          <w:szCs w:val="24"/>
        </w:rPr>
        <w:t>June 2026</w:t>
      </w:r>
    </w:p>
    <w:p w14:paraId="075729F7" w14:textId="4BBC3766" w:rsidR="00474973" w:rsidRPr="003F0930" w:rsidRDefault="00474973" w:rsidP="00474973">
      <w:pPr>
        <w:pStyle w:val="Heading1"/>
        <w:rPr>
          <w:color w:val="215E99" w:themeColor="text2" w:themeTint="BF"/>
          <w:sz w:val="36"/>
          <w:szCs w:val="36"/>
        </w:rPr>
      </w:pPr>
      <w:r w:rsidRPr="003F0930">
        <w:rPr>
          <w:b/>
          <w:bCs/>
          <w:color w:val="215E99" w:themeColor="text2" w:themeTint="BF"/>
          <w:sz w:val="28"/>
          <w:szCs w:val="28"/>
        </w:rPr>
        <w:t>1. Project Overview</w:t>
      </w:r>
    </w:p>
    <w:p w14:paraId="57D54744" w14:textId="77777777" w:rsidR="00EB2B55" w:rsidRPr="00D65CB1" w:rsidRDefault="004F6D83" w:rsidP="00EB2B55">
      <w:pPr>
        <w:rPr>
          <w:sz w:val="22"/>
          <w:szCs w:val="22"/>
        </w:rPr>
      </w:pPr>
      <w:r w:rsidRPr="00D65CB1">
        <w:rPr>
          <w:sz w:val="22"/>
          <w:szCs w:val="22"/>
        </w:rPr>
        <w:t xml:space="preserve">This project </w:t>
      </w:r>
      <w:proofErr w:type="spellStart"/>
      <w:r w:rsidRPr="00D65CB1">
        <w:rPr>
          <w:sz w:val="22"/>
          <w:szCs w:val="22"/>
        </w:rPr>
        <w:t>analyzes</w:t>
      </w:r>
      <w:proofErr w:type="spellEnd"/>
      <w:r w:rsidRPr="00D65CB1">
        <w:rPr>
          <w:sz w:val="22"/>
          <w:szCs w:val="22"/>
        </w:rPr>
        <w:t xml:space="preserve"> customer shopping </w:t>
      </w:r>
      <w:proofErr w:type="spellStart"/>
      <w:r w:rsidRPr="00D65CB1">
        <w:rPr>
          <w:sz w:val="22"/>
          <w:szCs w:val="22"/>
        </w:rPr>
        <w:t>behavior</w:t>
      </w:r>
      <w:proofErr w:type="spellEnd"/>
      <w:r w:rsidRPr="00D65CB1">
        <w:rPr>
          <w:sz w:val="22"/>
          <w:szCs w:val="22"/>
        </w:rPr>
        <w:t xml:space="preserve"> using MySQL, Python (Pandas), and Power BI. It details the comprehensive analysis of customer shopping </w:t>
      </w:r>
      <w:proofErr w:type="spellStart"/>
      <w:r w:rsidRPr="00D65CB1">
        <w:rPr>
          <w:sz w:val="22"/>
          <w:szCs w:val="22"/>
        </w:rPr>
        <w:t>behavior</w:t>
      </w:r>
      <w:proofErr w:type="spellEnd"/>
      <w:r w:rsidRPr="00D65CB1">
        <w:rPr>
          <w:sz w:val="22"/>
          <w:szCs w:val="22"/>
        </w:rPr>
        <w:t xml:space="preserve"> utilizing a dataset of 3,900 unique transactional records. The objective was to identify revenue-driving customer demographics, seasonal purchasing trends, discount effectiveness, customer loyalty patterns, and the relationship between shipping preferences and order value. Insights were translated into business recommendations to support data-driven decision making.</w:t>
      </w:r>
    </w:p>
    <w:p w14:paraId="584E6E29" w14:textId="5BC60C5E" w:rsidR="004F6D83" w:rsidRPr="00EB2B55" w:rsidRDefault="004F6D83" w:rsidP="00EB2B55">
      <w:pPr>
        <w:rPr>
          <w:sz w:val="22"/>
          <w:szCs w:val="22"/>
        </w:rPr>
      </w:pPr>
      <w:r w:rsidRPr="00EB2B55">
        <w:rPr>
          <w:b/>
          <w:bCs/>
          <w:color w:val="0070C0"/>
          <w:sz w:val="28"/>
          <w:szCs w:val="28"/>
        </w:rPr>
        <w:t>2. Project Objectives</w:t>
      </w:r>
    </w:p>
    <w:p w14:paraId="072E7CBE" w14:textId="77777777" w:rsidR="00D65CB1" w:rsidRPr="00D65CB1" w:rsidRDefault="004F6D83" w:rsidP="00D65CB1">
      <w:pPr>
        <w:rPr>
          <w:sz w:val="22"/>
          <w:szCs w:val="22"/>
        </w:rPr>
      </w:pPr>
      <w:r w:rsidRPr="00D65CB1">
        <w:rPr>
          <w:sz w:val="22"/>
          <w:szCs w:val="22"/>
        </w:rPr>
        <w:t>• Identify which customer demographics generate the most revenue.</w:t>
      </w:r>
      <w:r w:rsidRPr="00D65CB1">
        <w:rPr>
          <w:sz w:val="22"/>
          <w:szCs w:val="22"/>
        </w:rPr>
        <w:br/>
        <w:t xml:space="preserve">• Uncover seasonal trends in purchase </w:t>
      </w:r>
      <w:proofErr w:type="spellStart"/>
      <w:r w:rsidRPr="00D65CB1">
        <w:rPr>
          <w:sz w:val="22"/>
          <w:szCs w:val="22"/>
        </w:rPr>
        <w:t>behavior</w:t>
      </w:r>
      <w:proofErr w:type="spellEnd"/>
      <w:r w:rsidRPr="00D65CB1">
        <w:rPr>
          <w:sz w:val="22"/>
          <w:szCs w:val="22"/>
        </w:rPr>
        <w:t xml:space="preserve"> by product category.</w:t>
      </w:r>
      <w:r w:rsidRPr="00D65CB1">
        <w:rPr>
          <w:sz w:val="22"/>
          <w:szCs w:val="22"/>
        </w:rPr>
        <w:br/>
        <w:t>• Measure the effect of discounts on purchase amounts.</w:t>
      </w:r>
      <w:r w:rsidRPr="00D65CB1">
        <w:rPr>
          <w:sz w:val="22"/>
          <w:szCs w:val="22"/>
        </w:rPr>
        <w:br/>
        <w:t>• Segment customers based on purchasing patterns and average spend.</w:t>
      </w:r>
      <w:r w:rsidRPr="00D65CB1">
        <w:rPr>
          <w:sz w:val="22"/>
          <w:szCs w:val="22"/>
        </w:rPr>
        <w:br/>
        <w:t>• Understand the relationship between shipping preference and order value.</w:t>
      </w:r>
    </w:p>
    <w:p w14:paraId="2F9E698F" w14:textId="38649ED7" w:rsidR="00474973" w:rsidRPr="00D65CB1" w:rsidRDefault="004F6D83" w:rsidP="00D65CB1">
      <w:r w:rsidRPr="00EB2B55">
        <w:rPr>
          <w:b/>
          <w:bCs/>
          <w:color w:val="2E5FA3"/>
          <w:sz w:val="28"/>
          <w:szCs w:val="28"/>
        </w:rPr>
        <w:t>3</w:t>
      </w:r>
      <w:r w:rsidR="00474973" w:rsidRPr="00EB2B55">
        <w:rPr>
          <w:b/>
          <w:bCs/>
          <w:color w:val="2E5FA3"/>
          <w:sz w:val="28"/>
          <w:szCs w:val="28"/>
        </w:rPr>
        <w:t>. Dataset Summary</w:t>
      </w:r>
    </w:p>
    <w:p w14:paraId="7F9EA45B" w14:textId="77777777" w:rsidR="00474973" w:rsidRPr="00D65CB1" w:rsidRDefault="00474973" w:rsidP="00474973">
      <w:pPr>
        <w:rPr>
          <w:sz w:val="22"/>
          <w:szCs w:val="22"/>
        </w:rPr>
      </w:pPr>
      <w:r w:rsidRPr="00D65CB1">
        <w:rPr>
          <w:sz w:val="22"/>
          <w:szCs w:val="22"/>
        </w:rPr>
        <w:t>The analytical foundation consists of a high-fidelity dataset structured as follows:</w:t>
      </w:r>
    </w:p>
    <w:p w14:paraId="04143564" w14:textId="77777777" w:rsidR="00474973" w:rsidRPr="00474973" w:rsidRDefault="00474973" w:rsidP="00474973">
      <w:pPr>
        <w:numPr>
          <w:ilvl w:val="0"/>
          <w:numId w:val="1"/>
        </w:numPr>
      </w:pPr>
      <w:r w:rsidRPr="00D65CB1">
        <w:rPr>
          <w:b/>
          <w:bCs/>
          <w:sz w:val="22"/>
          <w:szCs w:val="22"/>
        </w:rPr>
        <w:t>Dimensions:</w:t>
      </w:r>
      <w:r w:rsidRPr="00D65CB1">
        <w:rPr>
          <w:sz w:val="22"/>
          <w:szCs w:val="22"/>
        </w:rPr>
        <w:t xml:space="preserve"> 3,900 observations across 18 feature dimensions</w:t>
      </w:r>
      <w:r w:rsidRPr="00474973">
        <w:t>.</w:t>
      </w:r>
    </w:p>
    <w:p w14:paraId="3BA2CFF4" w14:textId="3028FEC2" w:rsidR="00474973" w:rsidRPr="00474973" w:rsidRDefault="00474973" w:rsidP="00474973">
      <w:pPr>
        <w:rPr>
          <w:b/>
          <w:bCs/>
        </w:rPr>
      </w:pPr>
      <w:r w:rsidRPr="00474973">
        <w:rPr>
          <w:b/>
          <w:bCs/>
        </w:rPr>
        <w:t>Key Feature Categories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78"/>
        <w:gridCol w:w="2408"/>
        <w:gridCol w:w="3224"/>
      </w:tblGrid>
      <w:tr w:rsidR="00474973" w:rsidRPr="00474973" w14:paraId="24479F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10A69E" w14:textId="77777777" w:rsidR="00474973" w:rsidRPr="00474973" w:rsidRDefault="00474973" w:rsidP="00474973">
            <w:r w:rsidRPr="00474973">
              <w:t>Customer Demographics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4F994" w14:textId="77777777" w:rsidR="00474973" w:rsidRPr="00474973" w:rsidRDefault="00474973" w:rsidP="00474973">
            <w:r w:rsidRPr="00474973">
              <w:t>Purchase Details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7781D" w14:textId="77777777" w:rsidR="00474973" w:rsidRPr="00474973" w:rsidRDefault="00474973" w:rsidP="00474973">
            <w:r w:rsidRPr="00474973">
              <w:t xml:space="preserve">Shopping </w:t>
            </w:r>
            <w:proofErr w:type="spellStart"/>
            <w:r w:rsidRPr="00474973">
              <w:t>Behavior</w:t>
            </w:r>
            <w:proofErr w:type="spellEnd"/>
          </w:p>
        </w:tc>
      </w:tr>
      <w:tr w:rsidR="00474973" w:rsidRPr="00474973" w14:paraId="61DE76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C80022" w14:textId="77777777" w:rsidR="00474973" w:rsidRPr="00474973" w:rsidRDefault="00474973" w:rsidP="00474973">
            <w:r w:rsidRPr="00474973">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9F677" w14:textId="77777777" w:rsidR="00474973" w:rsidRPr="00474973" w:rsidRDefault="00474973" w:rsidP="00474973">
            <w:r w:rsidRPr="00474973">
              <w:t>Item Purchased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0EC1B" w14:textId="77777777" w:rsidR="00474973" w:rsidRPr="00474973" w:rsidRDefault="00474973" w:rsidP="00474973">
            <w:r w:rsidRPr="00474973">
              <w:t>Discount Applied</w:t>
            </w:r>
          </w:p>
        </w:tc>
      </w:tr>
      <w:tr w:rsidR="00474973" w:rsidRPr="00474973" w14:paraId="26D747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661A1E" w14:textId="77777777" w:rsidR="00474973" w:rsidRPr="00474973" w:rsidRDefault="00474973" w:rsidP="00474973">
            <w:r w:rsidRPr="00474973">
              <w:t>Gender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4B3BD" w14:textId="77777777" w:rsidR="00474973" w:rsidRPr="00474973" w:rsidRDefault="00474973" w:rsidP="00474973">
            <w:r w:rsidRPr="00474973">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00E09" w14:textId="77777777" w:rsidR="00474973" w:rsidRPr="00474973" w:rsidRDefault="00474973" w:rsidP="00474973">
            <w:r w:rsidRPr="00474973">
              <w:t>Promo Code Used</w:t>
            </w:r>
          </w:p>
        </w:tc>
      </w:tr>
      <w:tr w:rsidR="00474973" w:rsidRPr="00474973" w14:paraId="5552F5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EBAB0B" w14:textId="77777777" w:rsidR="00474973" w:rsidRPr="00474973" w:rsidRDefault="00474973" w:rsidP="00474973">
            <w:r w:rsidRPr="00474973">
              <w:t>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D97B8" w14:textId="77777777" w:rsidR="00474973" w:rsidRPr="00474973" w:rsidRDefault="00474973" w:rsidP="00474973">
            <w:r w:rsidRPr="00474973">
              <w:t>Purchase Amount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235B4" w14:textId="77777777" w:rsidR="00474973" w:rsidRPr="00474973" w:rsidRDefault="00474973" w:rsidP="00474973">
            <w:r w:rsidRPr="00474973">
              <w:t>Previous Purchases</w:t>
            </w:r>
          </w:p>
        </w:tc>
      </w:tr>
      <w:tr w:rsidR="00474973" w:rsidRPr="00474973" w14:paraId="31B01C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98C284" w14:textId="77777777" w:rsidR="00474973" w:rsidRPr="00474973" w:rsidRDefault="00474973" w:rsidP="00474973">
            <w:r w:rsidRPr="00474973">
              <w:t>Subscription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B295C" w14:textId="77777777" w:rsidR="00474973" w:rsidRPr="00474973" w:rsidRDefault="00474973" w:rsidP="00474973">
            <w:r w:rsidRPr="00474973">
              <w:t>Season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E5504" w14:textId="77777777" w:rsidR="00474973" w:rsidRPr="00474973" w:rsidRDefault="00474973" w:rsidP="00474973">
            <w:r w:rsidRPr="00474973">
              <w:t>Frequency of Purchases</w:t>
            </w:r>
          </w:p>
        </w:tc>
      </w:tr>
      <w:tr w:rsidR="00474973" w:rsidRPr="00474973" w14:paraId="4A4132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411EC4" w14:textId="77777777" w:rsidR="00474973" w:rsidRPr="00474973" w:rsidRDefault="00474973" w:rsidP="00474973">
            <w:r w:rsidRPr="0047497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62E5D" w14:textId="77777777" w:rsidR="00474973" w:rsidRPr="00474973" w:rsidRDefault="00474973" w:rsidP="00474973">
            <w:r w:rsidRPr="00474973">
              <w:t>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D9030" w14:textId="77777777" w:rsidR="00474973" w:rsidRPr="00474973" w:rsidRDefault="00474973" w:rsidP="00474973">
            <w:r w:rsidRPr="00474973">
              <w:t>Review Rating</w:t>
            </w:r>
          </w:p>
        </w:tc>
      </w:tr>
      <w:tr w:rsidR="00474973" w:rsidRPr="00474973" w14:paraId="0F7C5E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304B56" w14:textId="77777777" w:rsidR="00474973" w:rsidRPr="00474973" w:rsidRDefault="00474973" w:rsidP="00474973">
            <w:r w:rsidRPr="0047497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6F689" w14:textId="77777777" w:rsidR="00474973" w:rsidRPr="00474973" w:rsidRDefault="00474973" w:rsidP="00474973">
            <w:proofErr w:type="spellStart"/>
            <w:r w:rsidRPr="00474973">
              <w:t>Color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ECCCDF" w14:textId="77777777" w:rsidR="00474973" w:rsidRPr="00474973" w:rsidRDefault="00474973" w:rsidP="00474973">
            <w:r w:rsidRPr="00474973">
              <w:t>Shipping Type</w:t>
            </w:r>
          </w:p>
        </w:tc>
      </w:tr>
    </w:tbl>
    <w:p w14:paraId="6FBDDB00" w14:textId="1106DCE3" w:rsidR="00474973" w:rsidRPr="00E2767A" w:rsidRDefault="00D65CB1" w:rsidP="00474973">
      <w:pPr>
        <w:pStyle w:val="Heading1"/>
        <w:rPr>
          <w:sz w:val="36"/>
          <w:szCs w:val="36"/>
        </w:rPr>
      </w:pPr>
      <w:r>
        <w:rPr>
          <w:b/>
          <w:bCs/>
          <w:color w:val="2E5FA3"/>
          <w:sz w:val="28"/>
          <w:szCs w:val="28"/>
        </w:rPr>
        <w:lastRenderedPageBreak/>
        <w:t>4</w:t>
      </w:r>
      <w:r w:rsidR="00474973" w:rsidRPr="00E2767A">
        <w:rPr>
          <w:b/>
          <w:bCs/>
          <w:color w:val="2E5FA3"/>
          <w:sz w:val="28"/>
          <w:szCs w:val="28"/>
        </w:rPr>
        <w:t>. Exploratory Data Analysis using Python</w:t>
      </w:r>
    </w:p>
    <w:p w14:paraId="12D7832B" w14:textId="77777777" w:rsidR="00576444" w:rsidRPr="00D65CB1" w:rsidRDefault="00474973" w:rsidP="00576444">
      <w:pPr>
        <w:rPr>
          <w:sz w:val="22"/>
          <w:szCs w:val="22"/>
        </w:rPr>
      </w:pPr>
      <w:r w:rsidRPr="00D65CB1">
        <w:rPr>
          <w:sz w:val="22"/>
          <w:szCs w:val="22"/>
        </w:rPr>
        <w:t xml:space="preserve">The initial workflow utilized the </w:t>
      </w:r>
      <w:proofErr w:type="gramStart"/>
      <w:r w:rsidRPr="00D65CB1">
        <w:rPr>
          <w:sz w:val="22"/>
          <w:szCs w:val="22"/>
        </w:rPr>
        <w:t>pandas</w:t>
      </w:r>
      <w:proofErr w:type="gramEnd"/>
      <w:r w:rsidRPr="00D65CB1">
        <w:rPr>
          <w:sz w:val="22"/>
          <w:szCs w:val="22"/>
        </w:rPr>
        <w:t xml:space="preserve"> library for structural assessment and statistical profiling. </w:t>
      </w:r>
    </w:p>
    <w:p w14:paraId="790236BA" w14:textId="65D5D4D9" w:rsidR="00576444" w:rsidRPr="00D65CB1" w:rsidRDefault="00576444" w:rsidP="00576444">
      <w:pPr>
        <w:pStyle w:val="ListParagraph"/>
        <w:numPr>
          <w:ilvl w:val="0"/>
          <w:numId w:val="6"/>
        </w:numPr>
        <w:rPr>
          <w:sz w:val="22"/>
          <w:szCs w:val="22"/>
        </w:rPr>
      </w:pPr>
      <w:r w:rsidRPr="00D65CB1">
        <w:rPr>
          <w:b/>
          <w:bCs/>
          <w:sz w:val="22"/>
          <w:szCs w:val="22"/>
        </w:rPr>
        <w:t xml:space="preserve">Data Loading: </w:t>
      </w:r>
      <w:r w:rsidRPr="00D65CB1">
        <w:rPr>
          <w:sz w:val="22"/>
          <w:szCs w:val="22"/>
        </w:rPr>
        <w:t xml:space="preserve">Imported the dataset using </w:t>
      </w:r>
      <w:r w:rsidRPr="00D65CB1">
        <w:rPr>
          <w:rFonts w:ascii="Courier New" w:eastAsia="Courier New" w:hAnsi="Courier New" w:cs="Courier New"/>
          <w:color w:val="2E7D32"/>
          <w:sz w:val="22"/>
          <w:szCs w:val="22"/>
        </w:rPr>
        <w:t>pandas</w:t>
      </w:r>
      <w:r w:rsidRPr="00D65CB1">
        <w:rPr>
          <w:sz w:val="22"/>
          <w:szCs w:val="22"/>
        </w:rPr>
        <w:t>.</w:t>
      </w:r>
    </w:p>
    <w:p w14:paraId="37CBD1D3" w14:textId="77A7E5F0" w:rsidR="00576444" w:rsidRDefault="00576444" w:rsidP="000F3F6C">
      <w:pPr>
        <w:pStyle w:val="ListParagraph"/>
        <w:spacing w:after="0" w:line="240" w:lineRule="auto"/>
        <w:contextualSpacing w:val="0"/>
      </w:pPr>
      <w:r>
        <w:rPr>
          <w:noProof/>
        </w:rPr>
        <w:drawing>
          <wp:inline distT="0" distB="0" distL="0" distR="0" wp14:anchorId="043D7414" wp14:editId="45EA2CB0">
            <wp:extent cx="5538788" cy="2316522"/>
            <wp:effectExtent l="0" t="0" r="5080" b="7620"/>
            <wp:docPr id="1388777093" name="Picture 5" descr="The image shows a data frame table extracted from a CSV file, containing customer shopping behavior information such as customer ID, gender, age, purchased items, and their attributes like category, amount, location, size, color, season, and shipping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77093" name="Picture 5" descr="The image shows a data frame table extracted from a CSV file, containing customer shopping behavior information such as customer ID, gender, age, purchased items, and their attributes like category, amount, location, size, color, season, and shipping detail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43459" cy="2318476"/>
                    </a:xfrm>
                    <a:prstGeom prst="rect">
                      <a:avLst/>
                    </a:prstGeom>
                  </pic:spPr>
                </pic:pic>
              </a:graphicData>
            </a:graphic>
          </wp:inline>
        </w:drawing>
      </w:r>
    </w:p>
    <w:p w14:paraId="7EDA4468" w14:textId="77777777" w:rsidR="00576444" w:rsidRPr="00D65CB1" w:rsidRDefault="00576444" w:rsidP="00576444">
      <w:pPr>
        <w:pStyle w:val="ListParagraph"/>
        <w:numPr>
          <w:ilvl w:val="0"/>
          <w:numId w:val="6"/>
        </w:numPr>
        <w:spacing w:after="0" w:line="240" w:lineRule="auto"/>
        <w:contextualSpacing w:val="0"/>
        <w:rPr>
          <w:sz w:val="22"/>
          <w:szCs w:val="22"/>
        </w:rPr>
      </w:pPr>
      <w:r w:rsidRPr="00D65CB1">
        <w:rPr>
          <w:b/>
          <w:bCs/>
          <w:sz w:val="22"/>
          <w:szCs w:val="22"/>
        </w:rPr>
        <w:t xml:space="preserve">Initial Exploration: </w:t>
      </w:r>
      <w:r w:rsidRPr="00D65CB1">
        <w:rPr>
          <w:sz w:val="22"/>
          <w:szCs w:val="22"/>
        </w:rPr>
        <w:t xml:space="preserve">Used </w:t>
      </w:r>
      <w:proofErr w:type="gramStart"/>
      <w:r w:rsidRPr="00D65CB1">
        <w:rPr>
          <w:rFonts w:ascii="Courier New" w:eastAsia="Courier New" w:hAnsi="Courier New" w:cs="Courier New"/>
          <w:color w:val="2E7D32"/>
          <w:sz w:val="22"/>
          <w:szCs w:val="22"/>
        </w:rPr>
        <w:t>df.info(</w:t>
      </w:r>
      <w:proofErr w:type="gramEnd"/>
      <w:r w:rsidRPr="00D65CB1">
        <w:rPr>
          <w:rFonts w:ascii="Courier New" w:eastAsia="Courier New" w:hAnsi="Courier New" w:cs="Courier New"/>
          <w:color w:val="2E7D32"/>
          <w:sz w:val="22"/>
          <w:szCs w:val="22"/>
        </w:rPr>
        <w:t>)</w:t>
      </w:r>
      <w:r w:rsidRPr="00D65CB1">
        <w:rPr>
          <w:sz w:val="22"/>
          <w:szCs w:val="22"/>
        </w:rPr>
        <w:t xml:space="preserve"> to check structure </w:t>
      </w:r>
      <w:proofErr w:type="gramStart"/>
      <w:r w:rsidRPr="00D65CB1">
        <w:rPr>
          <w:sz w:val="22"/>
          <w:szCs w:val="22"/>
        </w:rPr>
        <w:t xml:space="preserve">and </w:t>
      </w:r>
      <w:r w:rsidRPr="00D65CB1">
        <w:rPr>
          <w:rFonts w:ascii="Courier New" w:eastAsia="Courier New" w:hAnsi="Courier New" w:cs="Courier New"/>
          <w:color w:val="2E7D32"/>
          <w:sz w:val="22"/>
          <w:szCs w:val="22"/>
        </w:rPr>
        <w:t>.describe</w:t>
      </w:r>
      <w:proofErr w:type="gramEnd"/>
      <w:r w:rsidRPr="00D65CB1">
        <w:rPr>
          <w:rFonts w:ascii="Courier New" w:eastAsia="Courier New" w:hAnsi="Courier New" w:cs="Courier New"/>
          <w:color w:val="2E7D32"/>
          <w:sz w:val="22"/>
          <w:szCs w:val="22"/>
        </w:rPr>
        <w:t>()</w:t>
      </w:r>
      <w:r w:rsidRPr="00D65CB1">
        <w:rPr>
          <w:sz w:val="22"/>
          <w:szCs w:val="22"/>
        </w:rPr>
        <w:t xml:space="preserve"> for summary statistics.</w:t>
      </w:r>
    </w:p>
    <w:p w14:paraId="21415C35" w14:textId="005A86B3" w:rsidR="00576444" w:rsidRDefault="00576444" w:rsidP="00576444">
      <w:pPr>
        <w:pStyle w:val="ListParagraph"/>
        <w:spacing w:after="0" w:line="240" w:lineRule="auto"/>
        <w:contextualSpacing w:val="0"/>
      </w:pPr>
      <w:r>
        <w:rPr>
          <w:noProof/>
        </w:rPr>
        <w:drawing>
          <wp:inline distT="0" distB="0" distL="0" distR="0" wp14:anchorId="2BEE2811" wp14:editId="667B874A">
            <wp:extent cx="4933950" cy="2488840"/>
            <wp:effectExtent l="0" t="0" r="0" b="6985"/>
            <wp:docPr id="1044770289" name="Picture 2" descr="The image displays a table in a pandas DataFrame format with 3900 rows and 18 columns, detailing customer information and purchas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70289" name="Picture 2" descr="The image displays a table in a pandas DataFrame format with 3900 rows and 18 columns, detailing customer information and purchase dat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9784" cy="2527093"/>
                    </a:xfrm>
                    <a:prstGeom prst="rect">
                      <a:avLst/>
                    </a:prstGeom>
                  </pic:spPr>
                </pic:pic>
              </a:graphicData>
            </a:graphic>
          </wp:inline>
        </w:drawing>
      </w:r>
    </w:p>
    <w:p w14:paraId="5485731A" w14:textId="1F7DF894" w:rsidR="00576444" w:rsidRDefault="00576444" w:rsidP="000F3F6C">
      <w:pPr>
        <w:pStyle w:val="ListParagraph"/>
        <w:spacing w:after="0" w:line="240" w:lineRule="auto"/>
      </w:pPr>
      <w:r>
        <w:rPr>
          <w:noProof/>
        </w:rPr>
        <w:drawing>
          <wp:inline distT="0" distB="0" distL="0" distR="0" wp14:anchorId="158F7832" wp14:editId="4774CA23">
            <wp:extent cx="4948468" cy="2524125"/>
            <wp:effectExtent l="0" t="0" r="5080" b="0"/>
            <wp:docPr id="274271861" name="Picture 3" descr="The image displays a table summarizing customer purchase data, including fields such as customer ID, item, purchase date, and product attributes like category and color, with statistical data on the number of purchases, average spend, and purchase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71861" name="Picture 3" descr="The image displays a table summarizing customer purchase data, including fields such as customer ID, item, purchase date, and product attributes like category and color, with statistical data on the number of purchases, average spend, and purchase frequenc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79658" cy="2540035"/>
                    </a:xfrm>
                    <a:prstGeom prst="rect">
                      <a:avLst/>
                    </a:prstGeom>
                  </pic:spPr>
                </pic:pic>
              </a:graphicData>
            </a:graphic>
          </wp:inline>
        </w:drawing>
      </w:r>
    </w:p>
    <w:p w14:paraId="5BAF9D96" w14:textId="77777777" w:rsidR="0051536F" w:rsidRDefault="0051536F" w:rsidP="000F3F6C">
      <w:pPr>
        <w:pStyle w:val="ListParagraph"/>
        <w:spacing w:after="0" w:line="240" w:lineRule="auto"/>
      </w:pPr>
    </w:p>
    <w:p w14:paraId="167F457E" w14:textId="0B5F007F" w:rsidR="00576444" w:rsidRPr="00D65CB1" w:rsidRDefault="00576444" w:rsidP="00576444">
      <w:pPr>
        <w:pStyle w:val="ListParagraph"/>
        <w:numPr>
          <w:ilvl w:val="0"/>
          <w:numId w:val="6"/>
        </w:numPr>
        <w:spacing w:after="0" w:line="240" w:lineRule="auto"/>
        <w:contextualSpacing w:val="0"/>
        <w:rPr>
          <w:sz w:val="22"/>
          <w:szCs w:val="22"/>
        </w:rPr>
      </w:pPr>
      <w:r w:rsidRPr="00D65CB1">
        <w:rPr>
          <w:b/>
          <w:bCs/>
          <w:sz w:val="22"/>
          <w:szCs w:val="22"/>
        </w:rPr>
        <w:lastRenderedPageBreak/>
        <w:t xml:space="preserve">Missing Data Handling: </w:t>
      </w:r>
      <w:r w:rsidRPr="00D65CB1">
        <w:rPr>
          <w:sz w:val="22"/>
          <w:szCs w:val="22"/>
        </w:rPr>
        <w:t xml:space="preserve">Checked for null </w:t>
      </w:r>
      <w:proofErr w:type="gramStart"/>
      <w:r w:rsidRPr="00D65CB1">
        <w:rPr>
          <w:sz w:val="22"/>
          <w:szCs w:val="22"/>
        </w:rPr>
        <w:t>values</w:t>
      </w:r>
      <w:r w:rsidR="00EB2B55" w:rsidRPr="00D65CB1">
        <w:rPr>
          <w:sz w:val="22"/>
          <w:szCs w:val="22"/>
        </w:rPr>
        <w:t xml:space="preserve"> </w:t>
      </w:r>
      <w:r w:rsidRPr="00D65CB1">
        <w:rPr>
          <w:sz w:val="22"/>
          <w:szCs w:val="22"/>
        </w:rPr>
        <w:t xml:space="preserve"> and</w:t>
      </w:r>
      <w:proofErr w:type="gramEnd"/>
      <w:r w:rsidRPr="00D65CB1">
        <w:rPr>
          <w:sz w:val="22"/>
          <w:szCs w:val="22"/>
        </w:rPr>
        <w:t xml:space="preserve"> imputed missing values in the </w:t>
      </w:r>
      <w:r w:rsidRPr="00D65CB1">
        <w:rPr>
          <w:rFonts w:ascii="Courier New" w:eastAsia="Courier New" w:hAnsi="Courier New" w:cs="Courier New"/>
          <w:color w:val="2E7D32"/>
          <w:sz w:val="22"/>
          <w:szCs w:val="22"/>
        </w:rPr>
        <w:t>Review Rating</w:t>
      </w:r>
      <w:r w:rsidRPr="00D65CB1">
        <w:rPr>
          <w:sz w:val="22"/>
          <w:szCs w:val="22"/>
        </w:rPr>
        <w:t xml:space="preserve"> column using the median rating of each product category.</w:t>
      </w:r>
    </w:p>
    <w:p w14:paraId="2ED5168B" w14:textId="78EF5EC2" w:rsidR="00576444" w:rsidRDefault="00576444" w:rsidP="000F3F6C">
      <w:pPr>
        <w:pStyle w:val="ListParagraph"/>
        <w:spacing w:after="0" w:line="240" w:lineRule="auto"/>
        <w:contextualSpacing w:val="0"/>
      </w:pPr>
      <w:r>
        <w:rPr>
          <w:noProof/>
        </w:rPr>
        <w:drawing>
          <wp:inline distT="0" distB="0" distL="0" distR="0" wp14:anchorId="7ACF5039" wp14:editId="376B03AA">
            <wp:extent cx="5157788" cy="2719467"/>
            <wp:effectExtent l="0" t="0" r="5080" b="5080"/>
            <wp:docPr id="801575240" name="Picture 6" descr="The provided text seems to be a snippet of code, possibly from a data analysis or data manipulation context, and not an image. It shows a Python code snippet for handling missing values in a DataFrame, and a list of column names in the Data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75240" name="Picture 6" descr="The provided text seems to be a snippet of code, possibly from a data analysis or data manipulation context, and not an image. It shows a Python code snippet for handling missing values in a DataFrame, and a list of column names in the DataFram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8102" cy="2735450"/>
                    </a:xfrm>
                    <a:prstGeom prst="rect">
                      <a:avLst/>
                    </a:prstGeom>
                  </pic:spPr>
                </pic:pic>
              </a:graphicData>
            </a:graphic>
          </wp:inline>
        </w:drawing>
      </w:r>
    </w:p>
    <w:p w14:paraId="2B99A20E" w14:textId="77777777" w:rsidR="00576444" w:rsidRPr="00D65CB1" w:rsidRDefault="00576444" w:rsidP="00576444">
      <w:pPr>
        <w:pStyle w:val="ListParagraph"/>
        <w:numPr>
          <w:ilvl w:val="0"/>
          <w:numId w:val="6"/>
        </w:numPr>
        <w:spacing w:after="0" w:line="240" w:lineRule="auto"/>
        <w:contextualSpacing w:val="0"/>
        <w:rPr>
          <w:sz w:val="22"/>
          <w:szCs w:val="22"/>
        </w:rPr>
      </w:pPr>
      <w:r w:rsidRPr="00D65CB1">
        <w:rPr>
          <w:b/>
          <w:bCs/>
          <w:sz w:val="22"/>
          <w:szCs w:val="22"/>
        </w:rPr>
        <w:t xml:space="preserve">Column Standardization: </w:t>
      </w:r>
      <w:r w:rsidRPr="00D65CB1">
        <w:rPr>
          <w:sz w:val="22"/>
          <w:szCs w:val="22"/>
        </w:rPr>
        <w:t xml:space="preserve">Renamed columns to </w:t>
      </w:r>
      <w:proofErr w:type="spellStart"/>
      <w:r w:rsidRPr="00D65CB1">
        <w:rPr>
          <w:b/>
          <w:bCs/>
          <w:sz w:val="22"/>
          <w:szCs w:val="22"/>
        </w:rPr>
        <w:t>snake_case</w:t>
      </w:r>
      <w:proofErr w:type="spellEnd"/>
      <w:r w:rsidRPr="00D65CB1">
        <w:rPr>
          <w:sz w:val="22"/>
          <w:szCs w:val="22"/>
        </w:rPr>
        <w:t xml:space="preserve"> for better readability and documentation.</w:t>
      </w:r>
    </w:p>
    <w:p w14:paraId="67E4A75B" w14:textId="1FC6FFEB" w:rsidR="000F3F6C" w:rsidRDefault="00576444" w:rsidP="000F3F6C">
      <w:pPr>
        <w:pStyle w:val="ListParagraph"/>
        <w:spacing w:after="0" w:line="240" w:lineRule="auto"/>
        <w:contextualSpacing w:val="0"/>
      </w:pPr>
      <w:r>
        <w:rPr>
          <w:noProof/>
        </w:rPr>
        <w:drawing>
          <wp:inline distT="0" distB="0" distL="0" distR="0" wp14:anchorId="58513617" wp14:editId="636C292F">
            <wp:extent cx="3962400" cy="1600588"/>
            <wp:effectExtent l="0" t="0" r="0" b="0"/>
            <wp:docPr id="448041955" name="Picture 7" descr="The image depicts a DataFrame with various columns, some of which are renamed, including 'purchase_amount_(usd)' to 'purchase_amount', and contains a list of column names like 'customer_id', 'age', and 'item_purcha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1955" name="Picture 7" descr="The image depicts a DataFrame with various columns, some of which are renamed, including 'purchase_amount_(usd)' to 'purchase_amount', and contains a list of column names like 'customer_id', 'age', and 'item_purchase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5424" cy="1617967"/>
                    </a:xfrm>
                    <a:prstGeom prst="rect">
                      <a:avLst/>
                    </a:prstGeom>
                  </pic:spPr>
                </pic:pic>
              </a:graphicData>
            </a:graphic>
          </wp:inline>
        </w:drawing>
      </w:r>
    </w:p>
    <w:p w14:paraId="066591C0" w14:textId="77777777" w:rsidR="0051536F" w:rsidRDefault="0051536F" w:rsidP="00EC2A27">
      <w:pPr>
        <w:spacing w:after="0" w:line="240" w:lineRule="auto"/>
      </w:pPr>
    </w:p>
    <w:p w14:paraId="5443F595" w14:textId="77777777" w:rsidR="0051536F" w:rsidRPr="0051536F" w:rsidRDefault="0051536F" w:rsidP="0051536F">
      <w:pPr>
        <w:pStyle w:val="ListParagraph"/>
        <w:spacing w:after="0" w:line="240" w:lineRule="auto"/>
        <w:contextualSpacing w:val="0"/>
      </w:pPr>
    </w:p>
    <w:p w14:paraId="4D197F06" w14:textId="5B2B44F1" w:rsidR="00035A32" w:rsidRDefault="00035A32" w:rsidP="00035A32">
      <w:pPr>
        <w:pStyle w:val="ListParagraph"/>
        <w:numPr>
          <w:ilvl w:val="0"/>
          <w:numId w:val="6"/>
        </w:numPr>
        <w:spacing w:after="0" w:line="240" w:lineRule="auto"/>
        <w:contextualSpacing w:val="0"/>
      </w:pPr>
      <w:r>
        <w:rPr>
          <w:b/>
          <w:bCs/>
        </w:rPr>
        <w:t>Feature Engineering:</w:t>
      </w:r>
    </w:p>
    <w:p w14:paraId="662AF899" w14:textId="77777777" w:rsidR="00035A32" w:rsidRDefault="00035A32" w:rsidP="00035A32">
      <w:pPr>
        <w:pStyle w:val="ListParagraph"/>
        <w:numPr>
          <w:ilvl w:val="1"/>
          <w:numId w:val="6"/>
        </w:numPr>
        <w:spacing w:after="0" w:line="240" w:lineRule="auto"/>
        <w:contextualSpacing w:val="0"/>
      </w:pPr>
      <w:r w:rsidRPr="00D65CB1">
        <w:rPr>
          <w:sz w:val="22"/>
          <w:szCs w:val="22"/>
        </w:rPr>
        <w:t xml:space="preserve">Created </w:t>
      </w:r>
      <w:proofErr w:type="spellStart"/>
      <w:r w:rsidRPr="00D65CB1">
        <w:rPr>
          <w:b/>
          <w:bCs/>
          <w:sz w:val="22"/>
          <w:szCs w:val="22"/>
        </w:rPr>
        <w:t>age_group</w:t>
      </w:r>
      <w:proofErr w:type="spellEnd"/>
      <w:r w:rsidRPr="00D65CB1">
        <w:rPr>
          <w:sz w:val="22"/>
          <w:szCs w:val="22"/>
        </w:rPr>
        <w:t xml:space="preserve"> column by binning customer ages</w:t>
      </w:r>
      <w:r>
        <w:t>.</w:t>
      </w:r>
    </w:p>
    <w:p w14:paraId="2C83116D" w14:textId="384AB5CB" w:rsidR="00035A32" w:rsidRDefault="00035A32" w:rsidP="00035A32">
      <w:pPr>
        <w:pStyle w:val="ListParagraph"/>
        <w:spacing w:after="0" w:line="240" w:lineRule="auto"/>
        <w:ind w:left="1080"/>
        <w:contextualSpacing w:val="0"/>
      </w:pPr>
      <w:r>
        <w:rPr>
          <w:noProof/>
        </w:rPr>
        <w:drawing>
          <wp:inline distT="0" distB="0" distL="0" distR="0" wp14:anchorId="252D10DA" wp14:editId="723DBF8B">
            <wp:extent cx="3229603" cy="2846387"/>
            <wp:effectExtent l="0" t="0" r="9525" b="0"/>
            <wp:docPr id="1552105125" name="Picture 4" descr="The image shows a Python code snippet using pandas to categorize ages into discrete groups: 'teen', 'young', 'mid', and 'seni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05125" name="Picture 4" descr="The image shows a Python code snippet using pandas to categorize ages into discrete groups: 'teen', 'young', 'mid', and 'senio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9603" cy="2846387"/>
                    </a:xfrm>
                    <a:prstGeom prst="rect">
                      <a:avLst/>
                    </a:prstGeom>
                  </pic:spPr>
                </pic:pic>
              </a:graphicData>
            </a:graphic>
          </wp:inline>
        </w:drawing>
      </w:r>
    </w:p>
    <w:p w14:paraId="59A4A4EB" w14:textId="77777777" w:rsidR="0051536F" w:rsidRDefault="0051536F" w:rsidP="00035A32">
      <w:pPr>
        <w:pStyle w:val="ListParagraph"/>
        <w:spacing w:after="0" w:line="240" w:lineRule="auto"/>
        <w:ind w:left="1080"/>
        <w:contextualSpacing w:val="0"/>
      </w:pPr>
    </w:p>
    <w:p w14:paraId="198FE33F" w14:textId="77777777" w:rsidR="00035A32" w:rsidRPr="00D65CB1" w:rsidRDefault="00035A32" w:rsidP="00035A32">
      <w:pPr>
        <w:pStyle w:val="ListParagraph"/>
        <w:numPr>
          <w:ilvl w:val="1"/>
          <w:numId w:val="6"/>
        </w:numPr>
        <w:spacing w:after="0" w:line="240" w:lineRule="auto"/>
        <w:contextualSpacing w:val="0"/>
        <w:rPr>
          <w:sz w:val="22"/>
          <w:szCs w:val="22"/>
        </w:rPr>
      </w:pPr>
      <w:r w:rsidRPr="00D65CB1">
        <w:rPr>
          <w:sz w:val="22"/>
          <w:szCs w:val="22"/>
        </w:rPr>
        <w:lastRenderedPageBreak/>
        <w:t xml:space="preserve">Created </w:t>
      </w:r>
      <w:proofErr w:type="spellStart"/>
      <w:r w:rsidRPr="00D65CB1">
        <w:rPr>
          <w:b/>
          <w:bCs/>
          <w:sz w:val="22"/>
          <w:szCs w:val="22"/>
        </w:rPr>
        <w:t>purchase_frequency_days</w:t>
      </w:r>
      <w:proofErr w:type="spellEnd"/>
      <w:r w:rsidRPr="00D65CB1">
        <w:rPr>
          <w:sz w:val="22"/>
          <w:szCs w:val="22"/>
        </w:rPr>
        <w:t xml:space="preserve"> column from purchase data.</w:t>
      </w:r>
    </w:p>
    <w:p w14:paraId="2FA9A4D7" w14:textId="441AE63C" w:rsidR="00035A32" w:rsidRDefault="00035A32" w:rsidP="00035A32">
      <w:pPr>
        <w:pStyle w:val="ListParagraph"/>
        <w:spacing w:after="0" w:line="240" w:lineRule="auto"/>
        <w:ind w:left="1080"/>
        <w:contextualSpacing w:val="0"/>
      </w:pPr>
      <w:r>
        <w:rPr>
          <w:noProof/>
        </w:rPr>
        <w:drawing>
          <wp:inline distT="0" distB="0" distL="0" distR="0" wp14:anchorId="56FF6257" wp14:editId="02F453C1">
            <wp:extent cx="5476875" cy="2026673"/>
            <wp:effectExtent l="0" t="0" r="0" b="0"/>
            <wp:docPr id="725618608" name="Picture 10" descr="The image depicts a snippet of a code block, specifically a line of Python code, defining a dictionary named `frequency_mapping` and assigning it to a DataFrame column `purchase_frequency_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18608" name="Picture 10" descr="The image depicts a snippet of a code block, specifically a line of Python code, defining a dictionary named `frequency_mapping` and assigning it to a DataFrame column `purchase_frequency_day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8303" cy="2056805"/>
                    </a:xfrm>
                    <a:prstGeom prst="rect">
                      <a:avLst/>
                    </a:prstGeom>
                  </pic:spPr>
                </pic:pic>
              </a:graphicData>
            </a:graphic>
          </wp:inline>
        </w:drawing>
      </w:r>
    </w:p>
    <w:p w14:paraId="432C75A7" w14:textId="39E901B7" w:rsidR="00035A32" w:rsidRDefault="00035A32" w:rsidP="00035A32">
      <w:pPr>
        <w:pStyle w:val="ListParagraph"/>
        <w:spacing w:after="0" w:line="240" w:lineRule="auto"/>
        <w:ind w:left="1080"/>
        <w:contextualSpacing w:val="0"/>
      </w:pPr>
      <w:r>
        <w:rPr>
          <w:noProof/>
        </w:rPr>
        <w:drawing>
          <wp:inline distT="0" distB="0" distL="0" distR="0" wp14:anchorId="25855D5F" wp14:editId="59B80067">
            <wp:extent cx="4376221" cy="3171825"/>
            <wp:effectExtent l="0" t="0" r="5715" b="0"/>
            <wp:docPr id="589242346" name="Picture 11" descr="The image displays a DataFrame showing the most common purchase frequencies, with 'purchase_frequency_days' as an index and 'frequency_of_purchases' as the values, highlighting 'Fortnightly' as the most frequent with 14 occurr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42346" name="Picture 11" descr="The image displays a DataFrame showing the most common purchase frequencies, with 'purchase_frequency_days' as an index and 'frequency_of_purchases' as the values, highlighting 'Fortnightly' as the most frequent with 14 occurrenc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82454" cy="3176342"/>
                    </a:xfrm>
                    <a:prstGeom prst="rect">
                      <a:avLst/>
                    </a:prstGeom>
                  </pic:spPr>
                </pic:pic>
              </a:graphicData>
            </a:graphic>
          </wp:inline>
        </w:drawing>
      </w:r>
    </w:p>
    <w:p w14:paraId="440D4B95" w14:textId="77777777" w:rsidR="00035A32" w:rsidRDefault="00035A32" w:rsidP="000F3F6C">
      <w:pPr>
        <w:pStyle w:val="ListParagraph"/>
        <w:spacing w:after="0" w:line="240" w:lineRule="auto"/>
        <w:contextualSpacing w:val="0"/>
      </w:pPr>
    </w:p>
    <w:p w14:paraId="7F79AC48" w14:textId="59EED6F5" w:rsidR="00576444" w:rsidRPr="00602508" w:rsidRDefault="00576444" w:rsidP="00576444">
      <w:pPr>
        <w:pStyle w:val="ListParagraph"/>
        <w:numPr>
          <w:ilvl w:val="0"/>
          <w:numId w:val="6"/>
        </w:numPr>
        <w:spacing w:after="0" w:line="240" w:lineRule="auto"/>
        <w:contextualSpacing w:val="0"/>
        <w:rPr>
          <w:sz w:val="22"/>
          <w:szCs w:val="22"/>
        </w:rPr>
      </w:pPr>
      <w:r w:rsidRPr="00602508">
        <w:rPr>
          <w:b/>
          <w:bCs/>
          <w:sz w:val="22"/>
          <w:szCs w:val="22"/>
        </w:rPr>
        <w:t xml:space="preserve">Data Consistency Check: </w:t>
      </w:r>
      <w:r w:rsidRPr="00602508">
        <w:rPr>
          <w:sz w:val="22"/>
          <w:szCs w:val="22"/>
        </w:rPr>
        <w:t xml:space="preserve">Verified if </w:t>
      </w:r>
      <w:proofErr w:type="spellStart"/>
      <w:r w:rsidRPr="00602508">
        <w:rPr>
          <w:rFonts w:ascii="Courier New" w:eastAsia="Courier New" w:hAnsi="Courier New" w:cs="Courier New"/>
          <w:color w:val="2E7D32"/>
          <w:sz w:val="22"/>
          <w:szCs w:val="22"/>
        </w:rPr>
        <w:t>discount_applied</w:t>
      </w:r>
      <w:proofErr w:type="spellEnd"/>
      <w:r w:rsidRPr="00602508">
        <w:rPr>
          <w:sz w:val="22"/>
          <w:szCs w:val="22"/>
        </w:rPr>
        <w:t xml:space="preserve"> and </w:t>
      </w:r>
      <w:proofErr w:type="spellStart"/>
      <w:r w:rsidRPr="00602508">
        <w:rPr>
          <w:rFonts w:ascii="Courier New" w:eastAsia="Courier New" w:hAnsi="Courier New" w:cs="Courier New"/>
          <w:color w:val="2E7D32"/>
          <w:sz w:val="22"/>
          <w:szCs w:val="22"/>
        </w:rPr>
        <w:t>promo_code_used</w:t>
      </w:r>
      <w:proofErr w:type="spellEnd"/>
      <w:r w:rsidRPr="00602508">
        <w:rPr>
          <w:sz w:val="22"/>
          <w:szCs w:val="22"/>
        </w:rPr>
        <w:t xml:space="preserve"> were redundant; dropped </w:t>
      </w:r>
      <w:proofErr w:type="spellStart"/>
      <w:r w:rsidRPr="00602508">
        <w:rPr>
          <w:rFonts w:ascii="Courier New" w:eastAsia="Courier New" w:hAnsi="Courier New" w:cs="Courier New"/>
          <w:color w:val="2E7D32"/>
          <w:sz w:val="22"/>
          <w:szCs w:val="22"/>
        </w:rPr>
        <w:t>promo_code_used</w:t>
      </w:r>
      <w:proofErr w:type="spellEnd"/>
      <w:r w:rsidRPr="00602508">
        <w:rPr>
          <w:sz w:val="22"/>
          <w:szCs w:val="22"/>
        </w:rPr>
        <w:t>.</w:t>
      </w:r>
    </w:p>
    <w:p w14:paraId="6F518FE5" w14:textId="4CE0CB9D" w:rsidR="000F3F6C" w:rsidRDefault="000F3F6C" w:rsidP="00035A32">
      <w:pPr>
        <w:pStyle w:val="ListParagraph"/>
        <w:spacing w:after="0" w:line="240" w:lineRule="auto"/>
        <w:contextualSpacing w:val="0"/>
      </w:pPr>
      <w:r>
        <w:rPr>
          <w:noProof/>
        </w:rPr>
        <w:drawing>
          <wp:inline distT="0" distB="0" distL="0" distR="0" wp14:anchorId="66F02EC8" wp14:editId="07390451">
            <wp:extent cx="4891088" cy="2015826"/>
            <wp:effectExtent l="0" t="0" r="5080" b="3810"/>
            <wp:docPr id="1516170023" name="Picture 8" descr="The image shows a snippet of a DataFrame in a data processing context, displaying columns and a condition check on a boolean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70023" name="Picture 8" descr="The image shows a snippet of a DataFrame in a data processing context, displaying columns and a condition check on a boolean resul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1088" cy="2015826"/>
                    </a:xfrm>
                    <a:prstGeom prst="rect">
                      <a:avLst/>
                    </a:prstGeom>
                  </pic:spPr>
                </pic:pic>
              </a:graphicData>
            </a:graphic>
          </wp:inline>
        </w:drawing>
      </w:r>
    </w:p>
    <w:p w14:paraId="347B3A1C" w14:textId="77777777" w:rsidR="00EC2A27" w:rsidRDefault="00EC2A27" w:rsidP="00EC2A27">
      <w:pPr>
        <w:pStyle w:val="ListParagraph"/>
        <w:spacing w:after="0" w:line="240" w:lineRule="auto"/>
        <w:contextualSpacing w:val="0"/>
      </w:pPr>
    </w:p>
    <w:p w14:paraId="517F4EAE" w14:textId="77777777" w:rsidR="00EC2A27" w:rsidRPr="00EC2A27" w:rsidRDefault="00EC2A27" w:rsidP="00EC2A27">
      <w:pPr>
        <w:pStyle w:val="ListParagraph"/>
        <w:spacing w:after="0" w:line="240" w:lineRule="auto"/>
        <w:contextualSpacing w:val="0"/>
      </w:pPr>
    </w:p>
    <w:p w14:paraId="79D33B7E" w14:textId="72B5689D" w:rsidR="00576444" w:rsidRPr="00602508" w:rsidRDefault="00576444" w:rsidP="00576444">
      <w:pPr>
        <w:pStyle w:val="ListParagraph"/>
        <w:numPr>
          <w:ilvl w:val="0"/>
          <w:numId w:val="6"/>
        </w:numPr>
        <w:spacing w:after="0" w:line="240" w:lineRule="auto"/>
        <w:contextualSpacing w:val="0"/>
        <w:rPr>
          <w:sz w:val="22"/>
          <w:szCs w:val="22"/>
        </w:rPr>
      </w:pPr>
      <w:r w:rsidRPr="00602508">
        <w:rPr>
          <w:b/>
          <w:bCs/>
          <w:sz w:val="22"/>
          <w:szCs w:val="22"/>
        </w:rPr>
        <w:t xml:space="preserve">Database Integration: </w:t>
      </w:r>
      <w:r w:rsidRPr="00602508">
        <w:rPr>
          <w:sz w:val="22"/>
          <w:szCs w:val="22"/>
        </w:rPr>
        <w:t xml:space="preserve">Connected Python script to PostgreSQL and loaded the cleaned </w:t>
      </w:r>
      <w:proofErr w:type="spellStart"/>
      <w:r w:rsidRPr="00602508">
        <w:rPr>
          <w:sz w:val="22"/>
          <w:szCs w:val="22"/>
        </w:rPr>
        <w:t>DataFrame</w:t>
      </w:r>
      <w:proofErr w:type="spellEnd"/>
      <w:r w:rsidRPr="00602508">
        <w:rPr>
          <w:sz w:val="22"/>
          <w:szCs w:val="22"/>
        </w:rPr>
        <w:t xml:space="preserve"> into the database for SQL analysis.</w:t>
      </w:r>
    </w:p>
    <w:p w14:paraId="26F482F3" w14:textId="623A0B22" w:rsidR="000F3F6C" w:rsidRDefault="000F3F6C" w:rsidP="000F3F6C">
      <w:pPr>
        <w:pStyle w:val="ListParagraph"/>
        <w:spacing w:after="0" w:line="240" w:lineRule="auto"/>
        <w:contextualSpacing w:val="0"/>
      </w:pPr>
      <w:r>
        <w:rPr>
          <w:noProof/>
        </w:rPr>
        <w:lastRenderedPageBreak/>
        <w:drawing>
          <wp:inline distT="0" distB="0" distL="0" distR="0" wp14:anchorId="67C9F3D0" wp14:editId="1EDB6499">
            <wp:extent cx="4771068" cy="2725420"/>
            <wp:effectExtent l="0" t="0" r="0" b="0"/>
            <wp:docPr id="1918206244" name="Picture 9" descr="The image displays a series of text lines that seem to be extracted from a Python code snippet, showing package installation, SQLAlchemy engine creation, and data writing to a MySQL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06244" name="Picture 9" descr="The image displays a series of text lines that seem to be extracted from a Python code snippet, showing package installation, SQLAlchemy engine creation, and data writing to a MySQL databas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5662" cy="2762319"/>
                    </a:xfrm>
                    <a:prstGeom prst="rect">
                      <a:avLst/>
                    </a:prstGeom>
                  </pic:spPr>
                </pic:pic>
              </a:graphicData>
            </a:graphic>
          </wp:inline>
        </w:drawing>
      </w:r>
    </w:p>
    <w:p w14:paraId="026935D3" w14:textId="0EBB68EB" w:rsidR="00E2767A" w:rsidRPr="00D65CB1" w:rsidRDefault="00D65CB1" w:rsidP="00E2767A">
      <w:pPr>
        <w:pStyle w:val="Heading1"/>
        <w:rPr>
          <w:b/>
          <w:bCs/>
          <w:color w:val="215E99" w:themeColor="text2" w:themeTint="BF"/>
          <w:sz w:val="32"/>
          <w:szCs w:val="32"/>
        </w:rPr>
      </w:pPr>
      <w:r>
        <w:rPr>
          <w:b/>
          <w:bCs/>
          <w:color w:val="215E99" w:themeColor="text2" w:themeTint="BF"/>
          <w:sz w:val="32"/>
          <w:szCs w:val="32"/>
        </w:rPr>
        <w:t xml:space="preserve">4.1 </w:t>
      </w:r>
      <w:r w:rsidR="00E2767A" w:rsidRPr="00D65CB1">
        <w:rPr>
          <w:b/>
          <w:bCs/>
          <w:color w:val="215E99" w:themeColor="text2" w:themeTint="BF"/>
          <w:sz w:val="32"/>
          <w:szCs w:val="32"/>
        </w:rPr>
        <w:t>Summary Statistics</w:t>
      </w:r>
    </w:p>
    <w:p w14:paraId="7CF5F29C" w14:textId="304A869A" w:rsidR="00E2767A" w:rsidRPr="00602508" w:rsidRDefault="00E2767A" w:rsidP="00474973">
      <w:pPr>
        <w:rPr>
          <w:sz w:val="22"/>
          <w:szCs w:val="22"/>
        </w:rPr>
      </w:pPr>
      <w:r w:rsidRPr="00602508">
        <w:rPr>
          <w:sz w:val="22"/>
          <w:szCs w:val="22"/>
        </w:rPr>
        <w:t>• Age Profile: Customer age ranges from 18 to 70 years with an average age of 44.07 years.</w:t>
      </w:r>
      <w:r w:rsidRPr="00602508">
        <w:rPr>
          <w:sz w:val="22"/>
          <w:szCs w:val="22"/>
        </w:rPr>
        <w:br/>
        <w:t xml:space="preserve">• Financial Metrics: Purchase amounts range between $20 and $100. Average purchase amount </w:t>
      </w:r>
      <w:r w:rsidR="00602508">
        <w:rPr>
          <w:sz w:val="22"/>
          <w:szCs w:val="22"/>
        </w:rPr>
        <w:t xml:space="preserve">   </w:t>
      </w:r>
      <w:r w:rsidRPr="00602508">
        <w:rPr>
          <w:sz w:val="22"/>
          <w:szCs w:val="22"/>
        </w:rPr>
        <w:t>is $59.76 with a standard deviation of $23.69.</w:t>
      </w:r>
      <w:r w:rsidRPr="00602508">
        <w:rPr>
          <w:sz w:val="22"/>
          <w:szCs w:val="22"/>
        </w:rPr>
        <w:br/>
        <w:t>• Gender Distribution: Male customers represent the largest segment (2,652 customers).</w:t>
      </w:r>
      <w:r w:rsidRPr="00602508">
        <w:rPr>
          <w:sz w:val="22"/>
          <w:szCs w:val="22"/>
        </w:rPr>
        <w:br/>
        <w:t>• Category Distribution: Clothing is the most purchased product category (1,737 purchases).</w:t>
      </w:r>
    </w:p>
    <w:p w14:paraId="2076C602" w14:textId="1C60AA77" w:rsidR="00474973" w:rsidRPr="00EC2A27" w:rsidRDefault="00D65CB1" w:rsidP="00474973">
      <w:pPr>
        <w:pStyle w:val="Heading1"/>
        <w:rPr>
          <w:sz w:val="36"/>
          <w:szCs w:val="36"/>
        </w:rPr>
      </w:pPr>
      <w:r>
        <w:rPr>
          <w:b/>
          <w:bCs/>
          <w:color w:val="2E5FA3"/>
          <w:sz w:val="28"/>
          <w:szCs w:val="28"/>
        </w:rPr>
        <w:t>5</w:t>
      </w:r>
      <w:r w:rsidR="00474973" w:rsidRPr="00EC2A27">
        <w:rPr>
          <w:b/>
          <w:bCs/>
          <w:color w:val="2E5FA3"/>
          <w:sz w:val="28"/>
          <w:szCs w:val="28"/>
        </w:rPr>
        <w:t>. Data Analysis using SQL</w:t>
      </w:r>
    </w:p>
    <w:p w14:paraId="4236C9A7" w14:textId="77777777" w:rsidR="00D34C99" w:rsidRDefault="00D34C99" w:rsidP="00D34C99">
      <w:pPr>
        <w:spacing w:after="150"/>
      </w:pPr>
      <w:r>
        <w:t>We performed structured analysis in PostgreSQL to answer key business questions:</w:t>
      </w:r>
    </w:p>
    <w:p w14:paraId="4AE2E92E" w14:textId="77777777" w:rsidR="00D34C99" w:rsidRPr="00602508" w:rsidRDefault="00D34C99" w:rsidP="00D34C99">
      <w:pPr>
        <w:pStyle w:val="ListParagraph"/>
        <w:numPr>
          <w:ilvl w:val="0"/>
          <w:numId w:val="8"/>
        </w:numPr>
        <w:spacing w:after="0" w:line="240" w:lineRule="auto"/>
        <w:contextualSpacing w:val="0"/>
        <w:rPr>
          <w:sz w:val="22"/>
          <w:szCs w:val="22"/>
        </w:rPr>
      </w:pPr>
      <w:r w:rsidRPr="00602508">
        <w:rPr>
          <w:b/>
          <w:bCs/>
          <w:sz w:val="22"/>
          <w:szCs w:val="22"/>
        </w:rPr>
        <w:t>Revenue by Gender</w:t>
      </w:r>
      <w:r w:rsidRPr="00602508">
        <w:rPr>
          <w:sz w:val="22"/>
          <w:szCs w:val="22"/>
        </w:rPr>
        <w:t xml:space="preserve"> – Compared total revenue generated by male vs. female customers.</w:t>
      </w:r>
    </w:p>
    <w:p w14:paraId="2B7055E9" w14:textId="77777777" w:rsidR="00FC4F46" w:rsidRPr="00FC4F46" w:rsidRDefault="00FC4F46" w:rsidP="00FC4F46">
      <w:pPr>
        <w:pStyle w:val="ListParagraph"/>
        <w:spacing w:after="0" w:line="240" w:lineRule="auto"/>
        <w:contextualSpacing w:val="0"/>
        <w:rPr>
          <w:sz w:val="22"/>
          <w:szCs w:val="22"/>
        </w:rPr>
      </w:pPr>
      <w:r w:rsidRPr="00FC4F46">
        <w:rPr>
          <w:sz w:val="22"/>
          <w:szCs w:val="22"/>
        </w:rPr>
        <w:t>SELECT gender, sum(</w:t>
      </w:r>
      <w:proofErr w:type="spellStart"/>
      <w:r w:rsidRPr="00FC4F46">
        <w:rPr>
          <w:sz w:val="22"/>
          <w:szCs w:val="22"/>
        </w:rPr>
        <w:t>purchase_amount</w:t>
      </w:r>
      <w:proofErr w:type="spellEnd"/>
      <w:r w:rsidRPr="00FC4F46">
        <w:rPr>
          <w:sz w:val="22"/>
          <w:szCs w:val="22"/>
        </w:rPr>
        <w:t xml:space="preserve">) as </w:t>
      </w:r>
      <w:proofErr w:type="spellStart"/>
      <w:r w:rsidRPr="00FC4F46">
        <w:rPr>
          <w:sz w:val="22"/>
          <w:szCs w:val="22"/>
        </w:rPr>
        <w:t>total_revenue</w:t>
      </w:r>
      <w:proofErr w:type="spellEnd"/>
      <w:r w:rsidRPr="00FC4F46">
        <w:rPr>
          <w:sz w:val="22"/>
          <w:szCs w:val="22"/>
        </w:rPr>
        <w:t xml:space="preserve"> </w:t>
      </w:r>
    </w:p>
    <w:p w14:paraId="0F9CA21D" w14:textId="77777777" w:rsidR="00FC4F46" w:rsidRPr="00FC4F46" w:rsidRDefault="00FC4F46" w:rsidP="00FC4F46">
      <w:pPr>
        <w:pStyle w:val="ListParagraph"/>
        <w:spacing w:after="0" w:line="240" w:lineRule="auto"/>
        <w:contextualSpacing w:val="0"/>
        <w:rPr>
          <w:sz w:val="22"/>
          <w:szCs w:val="22"/>
        </w:rPr>
      </w:pPr>
      <w:r w:rsidRPr="00FC4F46">
        <w:rPr>
          <w:sz w:val="22"/>
          <w:szCs w:val="22"/>
        </w:rPr>
        <w:t>FROM customer</w:t>
      </w:r>
    </w:p>
    <w:p w14:paraId="7EF3D175" w14:textId="77777777" w:rsidR="00FC4F46" w:rsidRDefault="00FC4F46" w:rsidP="00FC4F46">
      <w:pPr>
        <w:pStyle w:val="ListParagraph"/>
        <w:spacing w:after="0" w:line="240" w:lineRule="auto"/>
        <w:contextualSpacing w:val="0"/>
        <w:rPr>
          <w:sz w:val="22"/>
          <w:szCs w:val="22"/>
        </w:rPr>
      </w:pPr>
      <w:r w:rsidRPr="00FC4F46">
        <w:rPr>
          <w:sz w:val="22"/>
          <w:szCs w:val="22"/>
        </w:rPr>
        <w:t>GROUP BY gender;</w:t>
      </w:r>
    </w:p>
    <w:p w14:paraId="5B184F84" w14:textId="69691266" w:rsidR="009C76D5" w:rsidRDefault="009C76D5" w:rsidP="00FC4F46">
      <w:pPr>
        <w:pStyle w:val="ListParagraph"/>
        <w:spacing w:after="0" w:line="240" w:lineRule="auto"/>
        <w:contextualSpacing w:val="0"/>
        <w:rPr>
          <w:ins w:id="0" w:author="Shan Mohammed" w:date="2026-06-09T18:10:00Z" w16du:dateUtc="2026-06-09T12:40:00Z"/>
        </w:rPr>
      </w:pPr>
      <w:ins w:id="1" w:author="Shan Mohammed" w:date="2026-06-09T18:09:00Z" w16du:dateUtc="2026-06-09T12:39:00Z">
        <w:r>
          <w:rPr>
            <w:noProof/>
          </w:rPr>
          <w:drawing>
            <wp:inline distT="0" distB="0" distL="0" distR="0" wp14:anchorId="67D03C32" wp14:editId="0DA367A5">
              <wp:extent cx="1724038" cy="628655"/>
              <wp:effectExtent l="0" t="0" r="0" b="0"/>
              <wp:docPr id="449025331" name="Picture 14" descr="The image displays a table with gender-based revenue statistics, showing a total revenue of $157,890 for males and $75,191 for fem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25331" name="Picture 14" descr="The image displays a table with gender-based revenue statistics, showing a total revenue of $157,890 for males and $75,191 for femal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724038" cy="628655"/>
                      </a:xfrm>
                      <a:prstGeom prst="rect">
                        <a:avLst/>
                      </a:prstGeom>
                    </pic:spPr>
                  </pic:pic>
                </a:graphicData>
              </a:graphic>
            </wp:inline>
          </w:drawing>
        </w:r>
      </w:ins>
    </w:p>
    <w:p w14:paraId="330009B2" w14:textId="77777777" w:rsidR="00EC2A27" w:rsidRPr="00EC2A27" w:rsidRDefault="00EC2A27" w:rsidP="00EC2A27">
      <w:pPr>
        <w:spacing w:after="0" w:line="240" w:lineRule="auto"/>
      </w:pPr>
    </w:p>
    <w:p w14:paraId="7E18578F" w14:textId="0F9A717A" w:rsidR="00D34C99" w:rsidRPr="00602508" w:rsidRDefault="00D34C99" w:rsidP="00D34C99">
      <w:pPr>
        <w:pStyle w:val="ListParagraph"/>
        <w:numPr>
          <w:ilvl w:val="0"/>
          <w:numId w:val="8"/>
        </w:numPr>
        <w:spacing w:after="0" w:line="240" w:lineRule="auto"/>
        <w:contextualSpacing w:val="0"/>
        <w:rPr>
          <w:sz w:val="22"/>
          <w:szCs w:val="22"/>
        </w:rPr>
      </w:pPr>
      <w:r w:rsidRPr="00602508">
        <w:rPr>
          <w:b/>
          <w:bCs/>
          <w:sz w:val="22"/>
          <w:szCs w:val="22"/>
        </w:rPr>
        <w:t>Revenue by Age Group</w:t>
      </w:r>
      <w:r w:rsidRPr="00602508">
        <w:rPr>
          <w:sz w:val="22"/>
          <w:szCs w:val="22"/>
        </w:rPr>
        <w:t xml:space="preserve"> – Identified which age segments contribute the most to revenue.</w:t>
      </w:r>
    </w:p>
    <w:p w14:paraId="0D41B07E"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SELECT </w:t>
      </w:r>
      <w:proofErr w:type="spellStart"/>
      <w:r w:rsidRPr="00FC4F46">
        <w:rPr>
          <w:sz w:val="22"/>
          <w:szCs w:val="22"/>
        </w:rPr>
        <w:t>age_group</w:t>
      </w:r>
      <w:proofErr w:type="spellEnd"/>
      <w:r w:rsidRPr="00FC4F46">
        <w:rPr>
          <w:sz w:val="22"/>
          <w:szCs w:val="22"/>
        </w:rPr>
        <w:t>, sum(</w:t>
      </w:r>
      <w:proofErr w:type="spellStart"/>
      <w:r w:rsidRPr="00FC4F46">
        <w:rPr>
          <w:sz w:val="22"/>
          <w:szCs w:val="22"/>
        </w:rPr>
        <w:t>purchase_amount</w:t>
      </w:r>
      <w:proofErr w:type="spellEnd"/>
      <w:r w:rsidRPr="00FC4F46">
        <w:rPr>
          <w:sz w:val="22"/>
          <w:szCs w:val="22"/>
        </w:rPr>
        <w:t>) AS revenue</w:t>
      </w:r>
    </w:p>
    <w:p w14:paraId="2C1C9536" w14:textId="77777777" w:rsidR="00FC4F46" w:rsidRPr="00FC4F46" w:rsidRDefault="00FC4F46" w:rsidP="00FC4F46">
      <w:pPr>
        <w:pStyle w:val="ListParagraph"/>
        <w:spacing w:after="0" w:line="240" w:lineRule="auto"/>
        <w:contextualSpacing w:val="0"/>
        <w:rPr>
          <w:sz w:val="22"/>
          <w:szCs w:val="22"/>
        </w:rPr>
      </w:pPr>
      <w:r w:rsidRPr="00FC4F46">
        <w:rPr>
          <w:sz w:val="22"/>
          <w:szCs w:val="22"/>
        </w:rPr>
        <w:t>FROM customer</w:t>
      </w:r>
    </w:p>
    <w:p w14:paraId="5F94FE60"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GROUP BY </w:t>
      </w:r>
      <w:proofErr w:type="spellStart"/>
      <w:r w:rsidRPr="00FC4F46">
        <w:rPr>
          <w:sz w:val="22"/>
          <w:szCs w:val="22"/>
        </w:rPr>
        <w:t>age_group</w:t>
      </w:r>
      <w:proofErr w:type="spellEnd"/>
    </w:p>
    <w:p w14:paraId="1B949BFC" w14:textId="77777777" w:rsidR="00FC4F46" w:rsidRDefault="00FC4F46" w:rsidP="00FC4F46">
      <w:pPr>
        <w:pStyle w:val="ListParagraph"/>
        <w:spacing w:after="0" w:line="240" w:lineRule="auto"/>
        <w:contextualSpacing w:val="0"/>
        <w:rPr>
          <w:sz w:val="22"/>
          <w:szCs w:val="22"/>
        </w:rPr>
      </w:pPr>
      <w:r w:rsidRPr="00FC4F46">
        <w:rPr>
          <w:sz w:val="22"/>
          <w:szCs w:val="22"/>
        </w:rPr>
        <w:t>ORDER BY revenue DESC;</w:t>
      </w:r>
    </w:p>
    <w:p w14:paraId="0CB8F122" w14:textId="1CBD0C7B" w:rsidR="009C76D5" w:rsidRDefault="009C76D5" w:rsidP="00FC4F46">
      <w:pPr>
        <w:pStyle w:val="ListParagraph"/>
        <w:spacing w:after="0" w:line="240" w:lineRule="auto"/>
        <w:contextualSpacing w:val="0"/>
        <w:rPr>
          <w:ins w:id="2" w:author="Shan Mohammed" w:date="2026-06-09T18:10:00Z" w16du:dateUtc="2026-06-09T12:40:00Z"/>
        </w:rPr>
      </w:pPr>
      <w:ins w:id="3" w:author="Shan Mohammed" w:date="2026-06-09T18:10:00Z" w16du:dateUtc="2026-06-09T12:40:00Z">
        <w:r>
          <w:rPr>
            <w:noProof/>
          </w:rPr>
          <w:drawing>
            <wp:inline distT="0" distB="0" distL="0" distR="0" wp14:anchorId="46E506C4" wp14:editId="7CCD3E3C">
              <wp:extent cx="1466850" cy="903365"/>
              <wp:effectExtent l="0" t="0" r="0" b="0"/>
              <wp:docPr id="2103523361" name="Picture 15" descr="The image displays a table with various age groups and their corresponding revenue figures: mid-aged group with 110,945, young with 74,833, senior with 43,164, and teen with 4,13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3361" name="Picture 15" descr="The image displays a table with various age groups and their corresponding revenue figures: mid-aged group with 110,945, young with 74,833, senior with 43,164, and teen with 4,139.&#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470216" cy="905438"/>
                      </a:xfrm>
                      <a:prstGeom prst="rect">
                        <a:avLst/>
                      </a:prstGeom>
                    </pic:spPr>
                  </pic:pic>
                </a:graphicData>
              </a:graphic>
            </wp:inline>
          </w:drawing>
        </w:r>
      </w:ins>
    </w:p>
    <w:p w14:paraId="211B7891" w14:textId="77777777" w:rsidR="00E2767A" w:rsidRDefault="00E2767A" w:rsidP="00D34C99">
      <w:pPr>
        <w:pStyle w:val="ListParagraph"/>
        <w:spacing w:after="0" w:line="240" w:lineRule="auto"/>
        <w:contextualSpacing w:val="0"/>
      </w:pPr>
    </w:p>
    <w:p w14:paraId="02D71840" w14:textId="77777777" w:rsidR="00E2767A" w:rsidRPr="00602508" w:rsidRDefault="00E2767A" w:rsidP="00E2767A">
      <w:pPr>
        <w:pStyle w:val="ListParagraph"/>
        <w:numPr>
          <w:ilvl w:val="0"/>
          <w:numId w:val="8"/>
        </w:numPr>
        <w:spacing w:after="0" w:line="240" w:lineRule="auto"/>
        <w:contextualSpacing w:val="0"/>
        <w:rPr>
          <w:sz w:val="22"/>
          <w:szCs w:val="22"/>
        </w:rPr>
      </w:pPr>
      <w:r w:rsidRPr="00602508">
        <w:rPr>
          <w:b/>
          <w:bCs/>
          <w:sz w:val="22"/>
          <w:szCs w:val="22"/>
        </w:rPr>
        <w:lastRenderedPageBreak/>
        <w:t>Top Product Categories</w:t>
      </w:r>
      <w:r w:rsidRPr="00602508">
        <w:rPr>
          <w:sz w:val="22"/>
          <w:szCs w:val="22"/>
        </w:rPr>
        <w:t xml:space="preserve"> – Ranked categories by total </w:t>
      </w:r>
      <w:proofErr w:type="spellStart"/>
      <w:r w:rsidRPr="00602508">
        <w:rPr>
          <w:sz w:val="22"/>
          <w:szCs w:val="22"/>
        </w:rPr>
        <w:t>avg</w:t>
      </w:r>
      <w:proofErr w:type="spellEnd"/>
      <w:r w:rsidRPr="00602508">
        <w:rPr>
          <w:sz w:val="22"/>
          <w:szCs w:val="22"/>
        </w:rPr>
        <w:t xml:space="preserve"> review ratings.</w:t>
      </w:r>
    </w:p>
    <w:p w14:paraId="67FA848D" w14:textId="77777777" w:rsidR="00FC4F46" w:rsidRPr="00FC4F46" w:rsidRDefault="00FC4F46" w:rsidP="00FC4F46">
      <w:pPr>
        <w:pStyle w:val="ListParagraph"/>
        <w:spacing w:after="0" w:line="240" w:lineRule="auto"/>
        <w:contextualSpacing w:val="0"/>
        <w:rPr>
          <w:sz w:val="22"/>
          <w:szCs w:val="22"/>
        </w:rPr>
      </w:pPr>
      <w:r w:rsidRPr="00FC4F46">
        <w:rPr>
          <w:sz w:val="22"/>
          <w:szCs w:val="22"/>
        </w:rPr>
        <w:t>SELECT category,</w:t>
      </w:r>
    </w:p>
    <w:p w14:paraId="10BC0CA9"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ROUND(</w:t>
      </w:r>
      <w:proofErr w:type="gramStart"/>
      <w:r w:rsidRPr="00FC4F46">
        <w:rPr>
          <w:sz w:val="22"/>
          <w:szCs w:val="22"/>
        </w:rPr>
        <w:t>AVG(</w:t>
      </w:r>
      <w:proofErr w:type="spellStart"/>
      <w:proofErr w:type="gramEnd"/>
      <w:r w:rsidRPr="00FC4F46">
        <w:rPr>
          <w:sz w:val="22"/>
          <w:szCs w:val="22"/>
        </w:rPr>
        <w:t>review_rating</w:t>
      </w:r>
      <w:proofErr w:type="spellEnd"/>
      <w:r w:rsidRPr="00FC4F46">
        <w:rPr>
          <w:sz w:val="22"/>
          <w:szCs w:val="22"/>
        </w:rPr>
        <w:t>),1) AS rating,</w:t>
      </w:r>
    </w:p>
    <w:p w14:paraId="193E7767"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w:t>
      </w:r>
      <w:proofErr w:type="gramStart"/>
      <w:r w:rsidRPr="00FC4F46">
        <w:rPr>
          <w:sz w:val="22"/>
          <w:szCs w:val="22"/>
        </w:rPr>
        <w:t>RANK(</w:t>
      </w:r>
      <w:proofErr w:type="gramEnd"/>
      <w:r w:rsidRPr="00FC4F46">
        <w:rPr>
          <w:sz w:val="22"/>
          <w:szCs w:val="22"/>
        </w:rPr>
        <w:t xml:space="preserve">) OVER (ORDER BY </w:t>
      </w:r>
      <w:proofErr w:type="gramStart"/>
      <w:r w:rsidRPr="00FC4F46">
        <w:rPr>
          <w:sz w:val="22"/>
          <w:szCs w:val="22"/>
        </w:rPr>
        <w:t>AVG(</w:t>
      </w:r>
      <w:proofErr w:type="spellStart"/>
      <w:proofErr w:type="gramEnd"/>
      <w:r w:rsidRPr="00FC4F46">
        <w:rPr>
          <w:sz w:val="22"/>
          <w:szCs w:val="22"/>
        </w:rPr>
        <w:t>review_rating</w:t>
      </w:r>
      <w:proofErr w:type="spellEnd"/>
      <w:r w:rsidRPr="00FC4F46">
        <w:rPr>
          <w:sz w:val="22"/>
          <w:szCs w:val="22"/>
        </w:rPr>
        <w:t xml:space="preserve">) DESC) AS </w:t>
      </w:r>
      <w:proofErr w:type="spellStart"/>
      <w:r w:rsidRPr="00FC4F46">
        <w:rPr>
          <w:sz w:val="22"/>
          <w:szCs w:val="22"/>
        </w:rPr>
        <w:t>rnk</w:t>
      </w:r>
      <w:proofErr w:type="spellEnd"/>
    </w:p>
    <w:p w14:paraId="0C777340" w14:textId="77777777" w:rsidR="00FC4F46" w:rsidRPr="00FC4F46" w:rsidRDefault="00FC4F46" w:rsidP="00FC4F46">
      <w:pPr>
        <w:pStyle w:val="ListParagraph"/>
        <w:spacing w:after="0" w:line="240" w:lineRule="auto"/>
        <w:contextualSpacing w:val="0"/>
        <w:rPr>
          <w:sz w:val="22"/>
          <w:szCs w:val="22"/>
        </w:rPr>
      </w:pPr>
      <w:r w:rsidRPr="00FC4F46">
        <w:rPr>
          <w:sz w:val="22"/>
          <w:szCs w:val="22"/>
        </w:rPr>
        <w:t>FROM customer</w:t>
      </w:r>
    </w:p>
    <w:p w14:paraId="5D8D2701" w14:textId="77777777" w:rsidR="00FC4F46" w:rsidRPr="00FC4F46" w:rsidRDefault="00FC4F46" w:rsidP="00FC4F46">
      <w:pPr>
        <w:pStyle w:val="ListParagraph"/>
        <w:spacing w:after="0" w:line="240" w:lineRule="auto"/>
        <w:contextualSpacing w:val="0"/>
        <w:rPr>
          <w:sz w:val="22"/>
          <w:szCs w:val="22"/>
        </w:rPr>
      </w:pPr>
      <w:r w:rsidRPr="00FC4F46">
        <w:rPr>
          <w:sz w:val="22"/>
          <w:szCs w:val="22"/>
        </w:rPr>
        <w:t>GROUP BY category</w:t>
      </w:r>
    </w:p>
    <w:p w14:paraId="5EDB4396" w14:textId="77777777" w:rsidR="00FC4F46" w:rsidRDefault="00FC4F46" w:rsidP="00FC4F46">
      <w:pPr>
        <w:pStyle w:val="ListParagraph"/>
        <w:spacing w:after="0" w:line="240" w:lineRule="auto"/>
        <w:contextualSpacing w:val="0"/>
        <w:rPr>
          <w:sz w:val="22"/>
          <w:szCs w:val="22"/>
        </w:rPr>
      </w:pPr>
      <w:r w:rsidRPr="00FC4F46">
        <w:rPr>
          <w:sz w:val="22"/>
          <w:szCs w:val="22"/>
        </w:rPr>
        <w:t>ORDER BY rating DESC;</w:t>
      </w:r>
    </w:p>
    <w:p w14:paraId="7144682F" w14:textId="05D435E2" w:rsidR="00D34C99" w:rsidRDefault="00FC4F46" w:rsidP="00FC4F46">
      <w:pPr>
        <w:pStyle w:val="ListParagraph"/>
        <w:spacing w:after="0" w:line="240" w:lineRule="auto"/>
        <w:contextualSpacing w:val="0"/>
      </w:pPr>
      <w:r>
        <w:rPr>
          <w:noProof/>
        </w:rPr>
        <w:drawing>
          <wp:inline distT="0" distB="0" distL="0" distR="0" wp14:anchorId="3923E1F0" wp14:editId="02719043">
            <wp:extent cx="1312606" cy="625050"/>
            <wp:effectExtent l="0" t="0" r="1905" b="3810"/>
            <wp:docPr id="1848552518" name="Picture 2" descr="The image displays a table with categories (Footwear, Accessories, Outerwear, Clothing) and their respective ratings (3.8, 3.8, 3.7, 3.7) and rankings (1, 2, 3, 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52518" name="Picture 2" descr="The image displays a table with categories (Footwear, Accessories, Outerwear, Clothing) and their respective ratings (3.8, 3.8, 3.7, 3.7) and rankings (1, 2, 3, 4).&#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33432" cy="634967"/>
                    </a:xfrm>
                    <a:prstGeom prst="rect">
                      <a:avLst/>
                    </a:prstGeom>
                  </pic:spPr>
                </pic:pic>
              </a:graphicData>
            </a:graphic>
          </wp:inline>
        </w:drawing>
      </w:r>
    </w:p>
    <w:p w14:paraId="11A6180C" w14:textId="77777777" w:rsidR="00E2767A" w:rsidRDefault="00E2767A" w:rsidP="00D34C99">
      <w:pPr>
        <w:pStyle w:val="ListParagraph"/>
        <w:spacing w:after="0" w:line="240" w:lineRule="auto"/>
        <w:contextualSpacing w:val="0"/>
      </w:pPr>
    </w:p>
    <w:p w14:paraId="73AAA139" w14:textId="77777777" w:rsidR="00D34C99" w:rsidRPr="00602508" w:rsidRDefault="00D34C99" w:rsidP="00D34C99">
      <w:pPr>
        <w:pStyle w:val="ListParagraph"/>
        <w:numPr>
          <w:ilvl w:val="0"/>
          <w:numId w:val="8"/>
        </w:numPr>
        <w:spacing w:after="0" w:line="240" w:lineRule="auto"/>
        <w:contextualSpacing w:val="0"/>
        <w:rPr>
          <w:sz w:val="22"/>
          <w:szCs w:val="22"/>
        </w:rPr>
      </w:pPr>
      <w:r w:rsidRPr="00602508">
        <w:rPr>
          <w:b/>
          <w:bCs/>
          <w:sz w:val="22"/>
          <w:szCs w:val="22"/>
        </w:rPr>
        <w:t>Subscription vs Non-Subscription Spending</w:t>
      </w:r>
      <w:r w:rsidRPr="00602508">
        <w:rPr>
          <w:sz w:val="22"/>
          <w:szCs w:val="22"/>
        </w:rPr>
        <w:t xml:space="preserve"> – Compared average spend between subscriber and non-subscriber groups.</w:t>
      </w:r>
    </w:p>
    <w:p w14:paraId="55E22440" w14:textId="77777777" w:rsidR="00FC4F46" w:rsidRPr="00FC4F46" w:rsidRDefault="00FC4F46" w:rsidP="00FC4F46">
      <w:pPr>
        <w:pStyle w:val="ListParagraph"/>
        <w:tabs>
          <w:tab w:val="left" w:pos="5723"/>
        </w:tabs>
        <w:spacing w:after="0" w:line="240" w:lineRule="auto"/>
        <w:contextualSpacing w:val="0"/>
        <w:rPr>
          <w:sz w:val="22"/>
          <w:szCs w:val="22"/>
        </w:rPr>
      </w:pPr>
      <w:r w:rsidRPr="00FC4F46">
        <w:rPr>
          <w:sz w:val="22"/>
          <w:szCs w:val="22"/>
        </w:rPr>
        <w:t xml:space="preserve">SELECT </w:t>
      </w:r>
      <w:proofErr w:type="spellStart"/>
      <w:r w:rsidRPr="00FC4F46">
        <w:rPr>
          <w:sz w:val="22"/>
          <w:szCs w:val="22"/>
        </w:rPr>
        <w:t>subscription_status</w:t>
      </w:r>
      <w:proofErr w:type="spellEnd"/>
      <w:r w:rsidRPr="00FC4F46">
        <w:rPr>
          <w:sz w:val="22"/>
          <w:szCs w:val="22"/>
        </w:rPr>
        <w:t>, count(</w:t>
      </w:r>
      <w:proofErr w:type="spellStart"/>
      <w:r w:rsidRPr="00FC4F46">
        <w:rPr>
          <w:sz w:val="22"/>
          <w:szCs w:val="22"/>
        </w:rPr>
        <w:t>customer_id</w:t>
      </w:r>
      <w:proofErr w:type="spellEnd"/>
      <w:r w:rsidRPr="00FC4F46">
        <w:rPr>
          <w:sz w:val="22"/>
          <w:szCs w:val="22"/>
        </w:rPr>
        <w:t xml:space="preserve">) AS </w:t>
      </w:r>
      <w:proofErr w:type="spellStart"/>
      <w:r w:rsidRPr="00FC4F46">
        <w:rPr>
          <w:sz w:val="22"/>
          <w:szCs w:val="22"/>
        </w:rPr>
        <w:t>Total_customers</w:t>
      </w:r>
      <w:proofErr w:type="spellEnd"/>
      <w:r w:rsidRPr="00FC4F46">
        <w:rPr>
          <w:sz w:val="22"/>
          <w:szCs w:val="22"/>
        </w:rPr>
        <w:t xml:space="preserve">, </w:t>
      </w:r>
    </w:p>
    <w:p w14:paraId="5F95872F" w14:textId="77777777" w:rsidR="00FC4F46" w:rsidRPr="00FC4F46" w:rsidRDefault="00FC4F46" w:rsidP="00FC4F46">
      <w:pPr>
        <w:pStyle w:val="ListParagraph"/>
        <w:tabs>
          <w:tab w:val="left" w:pos="5723"/>
        </w:tabs>
        <w:spacing w:after="0" w:line="240" w:lineRule="auto"/>
        <w:contextualSpacing w:val="0"/>
        <w:rPr>
          <w:sz w:val="22"/>
          <w:szCs w:val="22"/>
        </w:rPr>
      </w:pPr>
      <w:r w:rsidRPr="00FC4F46">
        <w:rPr>
          <w:sz w:val="22"/>
          <w:szCs w:val="22"/>
        </w:rPr>
        <w:t>round(</w:t>
      </w:r>
      <w:proofErr w:type="spellStart"/>
      <w:r w:rsidRPr="00FC4F46">
        <w:rPr>
          <w:sz w:val="22"/>
          <w:szCs w:val="22"/>
        </w:rPr>
        <w:t>avg</w:t>
      </w:r>
      <w:proofErr w:type="spellEnd"/>
      <w:r w:rsidRPr="00FC4F46">
        <w:rPr>
          <w:sz w:val="22"/>
          <w:szCs w:val="22"/>
        </w:rPr>
        <w:t>(</w:t>
      </w:r>
      <w:proofErr w:type="spellStart"/>
      <w:r w:rsidRPr="00FC4F46">
        <w:rPr>
          <w:sz w:val="22"/>
          <w:szCs w:val="22"/>
        </w:rPr>
        <w:t>purchase_amount</w:t>
      </w:r>
      <w:proofErr w:type="spellEnd"/>
      <w:r w:rsidRPr="00FC4F46">
        <w:rPr>
          <w:sz w:val="22"/>
          <w:szCs w:val="22"/>
        </w:rPr>
        <w:t xml:space="preserve">),2) AS </w:t>
      </w:r>
      <w:proofErr w:type="spellStart"/>
      <w:r w:rsidRPr="00FC4F46">
        <w:rPr>
          <w:sz w:val="22"/>
          <w:szCs w:val="22"/>
        </w:rPr>
        <w:t>avg_spend</w:t>
      </w:r>
      <w:proofErr w:type="spellEnd"/>
      <w:r w:rsidRPr="00FC4F46">
        <w:rPr>
          <w:sz w:val="22"/>
          <w:szCs w:val="22"/>
        </w:rPr>
        <w:t>,</w:t>
      </w:r>
    </w:p>
    <w:p w14:paraId="06701169" w14:textId="77777777" w:rsidR="00FC4F46" w:rsidRPr="00FC4F46" w:rsidRDefault="00FC4F46" w:rsidP="00FC4F46">
      <w:pPr>
        <w:pStyle w:val="ListParagraph"/>
        <w:tabs>
          <w:tab w:val="left" w:pos="5723"/>
        </w:tabs>
        <w:spacing w:after="0" w:line="240" w:lineRule="auto"/>
        <w:contextualSpacing w:val="0"/>
        <w:rPr>
          <w:sz w:val="22"/>
          <w:szCs w:val="22"/>
        </w:rPr>
      </w:pPr>
      <w:r w:rsidRPr="00FC4F46">
        <w:rPr>
          <w:sz w:val="22"/>
          <w:szCs w:val="22"/>
        </w:rPr>
        <w:t>round(sum(</w:t>
      </w:r>
      <w:proofErr w:type="spellStart"/>
      <w:r w:rsidRPr="00FC4F46">
        <w:rPr>
          <w:sz w:val="22"/>
          <w:szCs w:val="22"/>
        </w:rPr>
        <w:t>purchase_amount</w:t>
      </w:r>
      <w:proofErr w:type="spellEnd"/>
      <w:r w:rsidRPr="00FC4F46">
        <w:rPr>
          <w:sz w:val="22"/>
          <w:szCs w:val="22"/>
        </w:rPr>
        <w:t xml:space="preserve">),2) AS </w:t>
      </w:r>
      <w:proofErr w:type="spellStart"/>
      <w:r w:rsidRPr="00FC4F46">
        <w:rPr>
          <w:sz w:val="22"/>
          <w:szCs w:val="22"/>
        </w:rPr>
        <w:t>total_revenue</w:t>
      </w:r>
      <w:proofErr w:type="spellEnd"/>
    </w:p>
    <w:p w14:paraId="14589BE0" w14:textId="77777777" w:rsidR="00FC4F46" w:rsidRPr="00FC4F46" w:rsidRDefault="00FC4F46" w:rsidP="00FC4F46">
      <w:pPr>
        <w:pStyle w:val="ListParagraph"/>
        <w:tabs>
          <w:tab w:val="left" w:pos="5723"/>
        </w:tabs>
        <w:spacing w:after="0" w:line="240" w:lineRule="auto"/>
        <w:contextualSpacing w:val="0"/>
        <w:rPr>
          <w:sz w:val="22"/>
          <w:szCs w:val="22"/>
        </w:rPr>
      </w:pPr>
      <w:r w:rsidRPr="00FC4F46">
        <w:rPr>
          <w:sz w:val="22"/>
          <w:szCs w:val="22"/>
        </w:rPr>
        <w:t>FROM customer</w:t>
      </w:r>
    </w:p>
    <w:p w14:paraId="266092BB" w14:textId="77777777" w:rsidR="00FC4F46" w:rsidRPr="00FC4F46" w:rsidRDefault="00FC4F46" w:rsidP="00FC4F46">
      <w:pPr>
        <w:pStyle w:val="ListParagraph"/>
        <w:tabs>
          <w:tab w:val="left" w:pos="5723"/>
        </w:tabs>
        <w:spacing w:after="0" w:line="240" w:lineRule="auto"/>
        <w:contextualSpacing w:val="0"/>
        <w:rPr>
          <w:sz w:val="22"/>
          <w:szCs w:val="22"/>
        </w:rPr>
      </w:pPr>
      <w:r w:rsidRPr="00FC4F46">
        <w:rPr>
          <w:sz w:val="22"/>
          <w:szCs w:val="22"/>
        </w:rPr>
        <w:t xml:space="preserve">GROUP BY </w:t>
      </w:r>
      <w:proofErr w:type="spellStart"/>
      <w:r w:rsidRPr="00FC4F46">
        <w:rPr>
          <w:sz w:val="22"/>
          <w:szCs w:val="22"/>
        </w:rPr>
        <w:t>subscription_status</w:t>
      </w:r>
      <w:proofErr w:type="spellEnd"/>
    </w:p>
    <w:p w14:paraId="70711421" w14:textId="61E9C5CE" w:rsidR="00D34C99" w:rsidRPr="00602508" w:rsidRDefault="00FC4F46" w:rsidP="00FC4F46">
      <w:pPr>
        <w:pStyle w:val="ListParagraph"/>
        <w:tabs>
          <w:tab w:val="left" w:pos="5723"/>
        </w:tabs>
        <w:spacing w:after="0" w:line="240" w:lineRule="auto"/>
        <w:contextualSpacing w:val="0"/>
        <w:rPr>
          <w:sz w:val="22"/>
          <w:szCs w:val="22"/>
        </w:rPr>
      </w:pPr>
      <w:r w:rsidRPr="00FC4F46">
        <w:rPr>
          <w:sz w:val="22"/>
          <w:szCs w:val="22"/>
        </w:rPr>
        <w:t xml:space="preserve">ORDER BY </w:t>
      </w:r>
      <w:proofErr w:type="spellStart"/>
      <w:r w:rsidRPr="00FC4F46">
        <w:rPr>
          <w:sz w:val="22"/>
          <w:szCs w:val="22"/>
        </w:rPr>
        <w:t>total_revenue</w:t>
      </w:r>
      <w:proofErr w:type="spellEnd"/>
      <w:r w:rsidRPr="00FC4F46">
        <w:rPr>
          <w:sz w:val="22"/>
          <w:szCs w:val="22"/>
        </w:rPr>
        <w:t xml:space="preserve">, </w:t>
      </w:r>
      <w:proofErr w:type="spellStart"/>
      <w:r w:rsidRPr="00FC4F46">
        <w:rPr>
          <w:sz w:val="22"/>
          <w:szCs w:val="22"/>
        </w:rPr>
        <w:t>avg_spend</w:t>
      </w:r>
      <w:proofErr w:type="spellEnd"/>
      <w:r w:rsidRPr="00FC4F46">
        <w:rPr>
          <w:sz w:val="22"/>
          <w:szCs w:val="22"/>
        </w:rPr>
        <w:t xml:space="preserve"> DESC;</w:t>
      </w:r>
      <w:r w:rsidR="002A7F30" w:rsidRPr="00602508">
        <w:rPr>
          <w:sz w:val="22"/>
          <w:szCs w:val="22"/>
        </w:rPr>
        <w:tab/>
      </w:r>
    </w:p>
    <w:p w14:paraId="36C95FF9" w14:textId="74FBC3EB" w:rsidR="002A7F30" w:rsidRDefault="002A7F30" w:rsidP="002A7F30">
      <w:pPr>
        <w:pStyle w:val="ListParagraph"/>
        <w:tabs>
          <w:tab w:val="left" w:pos="5723"/>
        </w:tabs>
        <w:spacing w:after="0" w:line="240" w:lineRule="auto"/>
        <w:contextualSpacing w:val="0"/>
      </w:pPr>
      <w:r>
        <w:rPr>
          <w:noProof/>
        </w:rPr>
        <w:drawing>
          <wp:inline distT="0" distB="0" distL="0" distR="0" wp14:anchorId="6C087F70" wp14:editId="4C70120E">
            <wp:extent cx="2981325" cy="468388"/>
            <wp:effectExtent l="0" t="0" r="0" b="8255"/>
            <wp:docPr id="276130159" name="Picture 17" descr="N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30159" name="Picture 17" descr="No,&#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1325" cy="468388"/>
                    </a:xfrm>
                    <a:prstGeom prst="rect">
                      <a:avLst/>
                    </a:prstGeom>
                  </pic:spPr>
                </pic:pic>
              </a:graphicData>
            </a:graphic>
          </wp:inline>
        </w:drawing>
      </w:r>
    </w:p>
    <w:p w14:paraId="62C6043C" w14:textId="77777777" w:rsidR="00D34C99" w:rsidRDefault="00D34C99" w:rsidP="00D34C99">
      <w:pPr>
        <w:pStyle w:val="ListParagraph"/>
        <w:spacing w:after="0" w:line="240" w:lineRule="auto"/>
        <w:contextualSpacing w:val="0"/>
      </w:pPr>
    </w:p>
    <w:p w14:paraId="73F7F4A6" w14:textId="77777777" w:rsidR="00D34C99" w:rsidRPr="00602508" w:rsidRDefault="00D34C99" w:rsidP="00D34C99">
      <w:pPr>
        <w:pStyle w:val="ListParagraph"/>
        <w:numPr>
          <w:ilvl w:val="0"/>
          <w:numId w:val="8"/>
        </w:numPr>
        <w:spacing w:after="0" w:line="240" w:lineRule="auto"/>
        <w:contextualSpacing w:val="0"/>
        <w:rPr>
          <w:sz w:val="22"/>
          <w:szCs w:val="22"/>
        </w:rPr>
      </w:pPr>
      <w:r w:rsidRPr="00602508">
        <w:rPr>
          <w:b/>
          <w:bCs/>
          <w:sz w:val="22"/>
          <w:szCs w:val="22"/>
        </w:rPr>
        <w:t>Seasonal Trends</w:t>
      </w:r>
      <w:r w:rsidRPr="00602508">
        <w:rPr>
          <w:sz w:val="22"/>
          <w:szCs w:val="22"/>
        </w:rPr>
        <w:t xml:space="preserve"> – </w:t>
      </w:r>
      <w:proofErr w:type="spellStart"/>
      <w:r w:rsidRPr="00602508">
        <w:rPr>
          <w:sz w:val="22"/>
          <w:szCs w:val="22"/>
        </w:rPr>
        <w:t>Analyzed</w:t>
      </w:r>
      <w:proofErr w:type="spellEnd"/>
      <w:r w:rsidRPr="00602508">
        <w:rPr>
          <w:sz w:val="22"/>
          <w:szCs w:val="22"/>
        </w:rPr>
        <w:t xml:space="preserve"> purchase patterns across seasons.</w:t>
      </w:r>
    </w:p>
    <w:p w14:paraId="48E7C209" w14:textId="77777777" w:rsidR="00FC4F46" w:rsidRPr="00FC4F46" w:rsidRDefault="00FC4F46" w:rsidP="00FC4F46">
      <w:pPr>
        <w:pStyle w:val="ListParagraph"/>
        <w:spacing w:after="0" w:line="240" w:lineRule="auto"/>
        <w:rPr>
          <w:sz w:val="22"/>
          <w:szCs w:val="22"/>
        </w:rPr>
      </w:pPr>
      <w:r w:rsidRPr="00FC4F46">
        <w:rPr>
          <w:sz w:val="22"/>
          <w:szCs w:val="22"/>
        </w:rPr>
        <w:t>SELECT season, category, sum(</w:t>
      </w:r>
      <w:proofErr w:type="spellStart"/>
      <w:r w:rsidRPr="00FC4F46">
        <w:rPr>
          <w:sz w:val="22"/>
          <w:szCs w:val="22"/>
        </w:rPr>
        <w:t>purchase_amount</w:t>
      </w:r>
      <w:proofErr w:type="spellEnd"/>
      <w:r w:rsidRPr="00FC4F46">
        <w:rPr>
          <w:sz w:val="22"/>
          <w:szCs w:val="22"/>
        </w:rPr>
        <w:t xml:space="preserve">) AS </w:t>
      </w:r>
      <w:proofErr w:type="spellStart"/>
      <w:r w:rsidRPr="00FC4F46">
        <w:rPr>
          <w:sz w:val="22"/>
          <w:szCs w:val="22"/>
        </w:rPr>
        <w:t>avg_spend</w:t>
      </w:r>
      <w:proofErr w:type="spellEnd"/>
    </w:p>
    <w:p w14:paraId="7E0BA1A4" w14:textId="77777777" w:rsidR="00FC4F46" w:rsidRPr="00FC4F46" w:rsidRDefault="00FC4F46" w:rsidP="00FC4F46">
      <w:pPr>
        <w:pStyle w:val="ListParagraph"/>
        <w:spacing w:after="0" w:line="240" w:lineRule="auto"/>
        <w:rPr>
          <w:sz w:val="22"/>
          <w:szCs w:val="22"/>
        </w:rPr>
      </w:pPr>
      <w:r w:rsidRPr="00FC4F46">
        <w:rPr>
          <w:sz w:val="22"/>
          <w:szCs w:val="22"/>
        </w:rPr>
        <w:t>FROM customer</w:t>
      </w:r>
    </w:p>
    <w:p w14:paraId="1F4510A2" w14:textId="77777777" w:rsidR="00FC4F46" w:rsidRPr="00FC4F46" w:rsidRDefault="00FC4F46" w:rsidP="00FC4F46">
      <w:pPr>
        <w:pStyle w:val="ListParagraph"/>
        <w:spacing w:after="0" w:line="240" w:lineRule="auto"/>
        <w:rPr>
          <w:sz w:val="22"/>
          <w:szCs w:val="22"/>
        </w:rPr>
      </w:pPr>
      <w:r w:rsidRPr="00FC4F46">
        <w:rPr>
          <w:sz w:val="22"/>
          <w:szCs w:val="22"/>
        </w:rPr>
        <w:t>GROUP BY category, season</w:t>
      </w:r>
    </w:p>
    <w:p w14:paraId="042898FF" w14:textId="24821B85" w:rsidR="00FC4F46" w:rsidRDefault="00FC4F46" w:rsidP="00FC4F46">
      <w:pPr>
        <w:pStyle w:val="ListParagraph"/>
        <w:spacing w:after="0" w:line="240" w:lineRule="auto"/>
        <w:contextualSpacing w:val="0"/>
        <w:rPr>
          <w:sz w:val="22"/>
          <w:szCs w:val="22"/>
        </w:rPr>
      </w:pPr>
      <w:r w:rsidRPr="00FC4F46">
        <w:rPr>
          <w:sz w:val="22"/>
          <w:szCs w:val="22"/>
        </w:rPr>
        <w:t xml:space="preserve">ORDER BY </w:t>
      </w:r>
      <w:proofErr w:type="spellStart"/>
      <w:r w:rsidRPr="00FC4F46">
        <w:rPr>
          <w:sz w:val="22"/>
          <w:szCs w:val="22"/>
        </w:rPr>
        <w:t>avg_spend</w:t>
      </w:r>
      <w:proofErr w:type="spellEnd"/>
      <w:r w:rsidRPr="00FC4F46">
        <w:rPr>
          <w:sz w:val="22"/>
          <w:szCs w:val="22"/>
        </w:rPr>
        <w:t xml:space="preserve"> DESC</w:t>
      </w:r>
      <w:r>
        <w:rPr>
          <w:sz w:val="22"/>
          <w:szCs w:val="22"/>
        </w:rPr>
        <w:t>;</w:t>
      </w:r>
    </w:p>
    <w:p w14:paraId="2BB03DDF" w14:textId="0D21CAE8" w:rsidR="0051472F" w:rsidRDefault="00FC4F46" w:rsidP="00FC4F46">
      <w:pPr>
        <w:pStyle w:val="ListParagraph"/>
        <w:spacing w:after="0" w:line="240" w:lineRule="auto"/>
        <w:contextualSpacing w:val="0"/>
      </w:pPr>
      <w:r>
        <w:rPr>
          <w:noProof/>
        </w:rPr>
        <w:drawing>
          <wp:inline distT="0" distB="0" distL="0" distR="0" wp14:anchorId="6471D615" wp14:editId="11F3AE3D">
            <wp:extent cx="1555971" cy="2025445"/>
            <wp:effectExtent l="0" t="0" r="6350" b="0"/>
            <wp:docPr id="1181189903" name="Picture 1" descr="The table displays average spending on various clothing and accessory categories across different seasons, with clothing being the highest expenditure in Spring, followed by Accessories, Footwear, and Outerw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9903" name="Picture 1" descr="The table displays average spending on various clothing and accessory categories across different seasons, with clothing being the highest expenditure in Spring, followed by Accessories, Footwear, and Outerwea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63478" cy="2035217"/>
                    </a:xfrm>
                    <a:prstGeom prst="rect">
                      <a:avLst/>
                    </a:prstGeom>
                  </pic:spPr>
                </pic:pic>
              </a:graphicData>
            </a:graphic>
          </wp:inline>
        </w:drawing>
      </w:r>
    </w:p>
    <w:p w14:paraId="0A7188B5" w14:textId="6F7BBDB6" w:rsidR="00D34C99" w:rsidRPr="00602508" w:rsidRDefault="00D34C99" w:rsidP="00D34C99">
      <w:pPr>
        <w:pStyle w:val="ListParagraph"/>
        <w:numPr>
          <w:ilvl w:val="0"/>
          <w:numId w:val="8"/>
        </w:numPr>
        <w:spacing w:after="0" w:line="240" w:lineRule="auto"/>
        <w:contextualSpacing w:val="0"/>
        <w:rPr>
          <w:sz w:val="22"/>
          <w:szCs w:val="22"/>
        </w:rPr>
      </w:pPr>
      <w:r w:rsidRPr="00602508">
        <w:rPr>
          <w:b/>
          <w:bCs/>
          <w:sz w:val="22"/>
          <w:szCs w:val="22"/>
        </w:rPr>
        <w:t>Shipping Preference Analysis</w:t>
      </w:r>
      <w:r w:rsidRPr="00602508">
        <w:rPr>
          <w:sz w:val="22"/>
          <w:szCs w:val="22"/>
        </w:rPr>
        <w:t xml:space="preserve"> – Examined which shipping types drive higher </w:t>
      </w:r>
      <w:r w:rsidR="00837FE6" w:rsidRPr="00602508">
        <w:rPr>
          <w:sz w:val="22"/>
          <w:szCs w:val="22"/>
        </w:rPr>
        <w:t>revenue</w:t>
      </w:r>
      <w:r w:rsidRPr="00602508">
        <w:rPr>
          <w:sz w:val="22"/>
          <w:szCs w:val="22"/>
        </w:rPr>
        <w:t>.</w:t>
      </w:r>
    </w:p>
    <w:p w14:paraId="40222695" w14:textId="302BD136" w:rsidR="003B0959" w:rsidRPr="00602508" w:rsidRDefault="003B0959" w:rsidP="003B0959">
      <w:pPr>
        <w:pStyle w:val="ListParagraph"/>
        <w:spacing w:after="0" w:line="240" w:lineRule="auto"/>
        <w:rPr>
          <w:sz w:val="22"/>
          <w:szCs w:val="22"/>
        </w:rPr>
      </w:pPr>
      <w:r w:rsidRPr="00602508">
        <w:rPr>
          <w:sz w:val="22"/>
          <w:szCs w:val="22"/>
        </w:rPr>
        <w:t xml:space="preserve">SELECT </w:t>
      </w:r>
      <w:proofErr w:type="spellStart"/>
      <w:r w:rsidRPr="00602508">
        <w:rPr>
          <w:sz w:val="22"/>
          <w:szCs w:val="22"/>
        </w:rPr>
        <w:t>shipping_type</w:t>
      </w:r>
      <w:proofErr w:type="spellEnd"/>
      <w:r w:rsidRPr="00602508">
        <w:rPr>
          <w:sz w:val="22"/>
          <w:szCs w:val="22"/>
        </w:rPr>
        <w:t xml:space="preserve">, </w:t>
      </w:r>
      <w:proofErr w:type="spellStart"/>
      <w:r w:rsidRPr="00602508">
        <w:rPr>
          <w:sz w:val="22"/>
          <w:szCs w:val="22"/>
        </w:rPr>
        <w:t>avg</w:t>
      </w:r>
      <w:proofErr w:type="spellEnd"/>
      <w:r w:rsidRPr="00602508">
        <w:rPr>
          <w:sz w:val="22"/>
          <w:szCs w:val="22"/>
        </w:rPr>
        <w:t>(</w:t>
      </w:r>
      <w:proofErr w:type="spellStart"/>
      <w:r w:rsidRPr="00602508">
        <w:rPr>
          <w:sz w:val="22"/>
          <w:szCs w:val="22"/>
        </w:rPr>
        <w:t>purchase_amount</w:t>
      </w:r>
      <w:proofErr w:type="spellEnd"/>
      <w:r w:rsidRPr="00602508">
        <w:rPr>
          <w:sz w:val="22"/>
          <w:szCs w:val="22"/>
        </w:rPr>
        <w:t>)</w:t>
      </w:r>
      <w:r w:rsidR="00AC156D">
        <w:rPr>
          <w:sz w:val="22"/>
          <w:szCs w:val="22"/>
        </w:rPr>
        <w:t xml:space="preserve"> AS</w:t>
      </w:r>
      <w:r w:rsidRPr="00602508">
        <w:rPr>
          <w:sz w:val="22"/>
          <w:szCs w:val="22"/>
        </w:rPr>
        <w:t xml:space="preserve"> </w:t>
      </w:r>
      <w:proofErr w:type="spellStart"/>
      <w:r w:rsidR="001D4C49">
        <w:rPr>
          <w:sz w:val="22"/>
          <w:szCs w:val="22"/>
        </w:rPr>
        <w:t>avg_spend</w:t>
      </w:r>
      <w:proofErr w:type="spellEnd"/>
    </w:p>
    <w:p w14:paraId="792F0601" w14:textId="77777777" w:rsidR="003B0959" w:rsidRPr="00602508" w:rsidRDefault="003B0959" w:rsidP="003B0959">
      <w:pPr>
        <w:pStyle w:val="ListParagraph"/>
        <w:spacing w:after="0" w:line="240" w:lineRule="auto"/>
        <w:rPr>
          <w:sz w:val="22"/>
          <w:szCs w:val="22"/>
        </w:rPr>
      </w:pPr>
      <w:r w:rsidRPr="00602508">
        <w:rPr>
          <w:sz w:val="22"/>
          <w:szCs w:val="22"/>
        </w:rPr>
        <w:t>FROM customer</w:t>
      </w:r>
    </w:p>
    <w:p w14:paraId="1C065970" w14:textId="77777777" w:rsidR="003B0959" w:rsidRPr="00602508" w:rsidRDefault="003B0959" w:rsidP="003B0959">
      <w:pPr>
        <w:pStyle w:val="ListParagraph"/>
        <w:spacing w:after="0" w:line="240" w:lineRule="auto"/>
        <w:rPr>
          <w:sz w:val="22"/>
          <w:szCs w:val="22"/>
        </w:rPr>
      </w:pPr>
      <w:r w:rsidRPr="00602508">
        <w:rPr>
          <w:sz w:val="22"/>
          <w:szCs w:val="22"/>
        </w:rPr>
        <w:t xml:space="preserve">GROUP BY </w:t>
      </w:r>
      <w:proofErr w:type="spellStart"/>
      <w:r w:rsidRPr="00602508">
        <w:rPr>
          <w:sz w:val="22"/>
          <w:szCs w:val="22"/>
        </w:rPr>
        <w:t>shipping_type</w:t>
      </w:r>
      <w:proofErr w:type="spellEnd"/>
    </w:p>
    <w:p w14:paraId="52454155" w14:textId="423A32B4" w:rsidR="00837FE6" w:rsidRPr="00AC156D" w:rsidRDefault="003B0959" w:rsidP="00AC156D">
      <w:pPr>
        <w:pStyle w:val="ListParagraph"/>
        <w:spacing w:after="0" w:line="240" w:lineRule="auto"/>
        <w:rPr>
          <w:sz w:val="22"/>
          <w:szCs w:val="22"/>
        </w:rPr>
      </w:pPr>
      <w:r w:rsidRPr="00602508">
        <w:rPr>
          <w:sz w:val="22"/>
          <w:szCs w:val="22"/>
        </w:rPr>
        <w:t xml:space="preserve">ORDER BY </w:t>
      </w:r>
      <w:proofErr w:type="spellStart"/>
      <w:r w:rsidR="00AC156D">
        <w:rPr>
          <w:sz w:val="22"/>
          <w:szCs w:val="22"/>
        </w:rPr>
        <w:t>avg_spend</w:t>
      </w:r>
      <w:proofErr w:type="spellEnd"/>
      <w:r w:rsidR="00AC156D">
        <w:rPr>
          <w:sz w:val="22"/>
          <w:szCs w:val="22"/>
        </w:rPr>
        <w:t xml:space="preserve"> </w:t>
      </w:r>
      <w:r w:rsidRPr="00AC156D">
        <w:rPr>
          <w:sz w:val="22"/>
          <w:szCs w:val="22"/>
        </w:rPr>
        <w:t>DESC;</w:t>
      </w:r>
    </w:p>
    <w:p w14:paraId="20FAE437" w14:textId="3538ADD2" w:rsidR="003B0959" w:rsidRDefault="003B0959" w:rsidP="00073DFC">
      <w:pPr>
        <w:pStyle w:val="ListParagraph"/>
        <w:spacing w:after="0" w:line="240" w:lineRule="auto"/>
        <w:contextualSpacing w:val="0"/>
      </w:pPr>
      <w:r>
        <w:rPr>
          <w:noProof/>
        </w:rPr>
        <w:drawing>
          <wp:inline distT="0" distB="0" distL="0" distR="0" wp14:anchorId="3BEFAB88" wp14:editId="0F8F927E">
            <wp:extent cx="1409700" cy="1041611"/>
            <wp:effectExtent l="0" t="0" r="0" b="6350"/>
            <wp:docPr id="2070165457" name="Picture 25" descr="The image displays a table comparing different shipping options and their respectiv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65457" name="Picture 25" descr="The image displays a table comparing different shipping options and their respective cos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4791" cy="1045373"/>
                    </a:xfrm>
                    <a:prstGeom prst="rect">
                      <a:avLst/>
                    </a:prstGeom>
                  </pic:spPr>
                </pic:pic>
              </a:graphicData>
            </a:graphic>
          </wp:inline>
        </w:drawing>
      </w:r>
    </w:p>
    <w:p w14:paraId="409639BB" w14:textId="77777777" w:rsidR="00D34C99" w:rsidRPr="00073DFC" w:rsidRDefault="00D34C99" w:rsidP="00D34C99">
      <w:pPr>
        <w:pStyle w:val="ListParagraph"/>
        <w:numPr>
          <w:ilvl w:val="0"/>
          <w:numId w:val="8"/>
        </w:numPr>
        <w:spacing w:after="0" w:line="240" w:lineRule="auto"/>
        <w:contextualSpacing w:val="0"/>
        <w:rPr>
          <w:sz w:val="22"/>
          <w:szCs w:val="22"/>
        </w:rPr>
      </w:pPr>
      <w:r w:rsidRPr="00073DFC">
        <w:rPr>
          <w:b/>
          <w:bCs/>
          <w:sz w:val="22"/>
          <w:szCs w:val="22"/>
        </w:rPr>
        <w:lastRenderedPageBreak/>
        <w:t>Customer Segmentation</w:t>
      </w:r>
      <w:r w:rsidRPr="00073DFC">
        <w:rPr>
          <w:sz w:val="22"/>
          <w:szCs w:val="22"/>
        </w:rPr>
        <w:t xml:space="preserve"> – Classified customers into segments (New, Returning, Loyal) based on purchase frequency.</w:t>
      </w:r>
    </w:p>
    <w:p w14:paraId="01589429"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WITH </w:t>
      </w:r>
      <w:proofErr w:type="spellStart"/>
      <w:r w:rsidRPr="00FC4F46">
        <w:rPr>
          <w:sz w:val="22"/>
          <w:szCs w:val="22"/>
        </w:rPr>
        <w:t>customer_type</w:t>
      </w:r>
      <w:proofErr w:type="spellEnd"/>
      <w:r w:rsidRPr="00FC4F46">
        <w:rPr>
          <w:sz w:val="22"/>
          <w:szCs w:val="22"/>
        </w:rPr>
        <w:t xml:space="preserve"> AS (</w:t>
      </w:r>
    </w:p>
    <w:p w14:paraId="3E38A9B5"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SELECT </w:t>
      </w:r>
      <w:proofErr w:type="spellStart"/>
      <w:r w:rsidRPr="00FC4F46">
        <w:rPr>
          <w:sz w:val="22"/>
          <w:szCs w:val="22"/>
        </w:rPr>
        <w:t>customer_id</w:t>
      </w:r>
      <w:proofErr w:type="spellEnd"/>
      <w:r w:rsidRPr="00FC4F46">
        <w:rPr>
          <w:sz w:val="22"/>
          <w:szCs w:val="22"/>
        </w:rPr>
        <w:t xml:space="preserve">, </w:t>
      </w:r>
      <w:proofErr w:type="spellStart"/>
      <w:r w:rsidRPr="00FC4F46">
        <w:rPr>
          <w:sz w:val="22"/>
          <w:szCs w:val="22"/>
        </w:rPr>
        <w:t>previous_purchases</w:t>
      </w:r>
      <w:proofErr w:type="spellEnd"/>
      <w:r w:rsidRPr="00FC4F46">
        <w:rPr>
          <w:sz w:val="22"/>
          <w:szCs w:val="22"/>
        </w:rPr>
        <w:t xml:space="preserve">, </w:t>
      </w:r>
      <w:proofErr w:type="spellStart"/>
      <w:r w:rsidRPr="00FC4F46">
        <w:rPr>
          <w:sz w:val="22"/>
          <w:szCs w:val="22"/>
        </w:rPr>
        <w:t>purchase_amount</w:t>
      </w:r>
      <w:proofErr w:type="spellEnd"/>
      <w:r w:rsidRPr="00FC4F46">
        <w:rPr>
          <w:sz w:val="22"/>
          <w:szCs w:val="22"/>
        </w:rPr>
        <w:t>,</w:t>
      </w:r>
    </w:p>
    <w:p w14:paraId="1ED3632B"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CASE</w:t>
      </w:r>
    </w:p>
    <w:p w14:paraId="2E902278"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WHEN </w:t>
      </w:r>
      <w:proofErr w:type="spellStart"/>
      <w:r w:rsidRPr="00FC4F46">
        <w:rPr>
          <w:sz w:val="22"/>
          <w:szCs w:val="22"/>
        </w:rPr>
        <w:t>previous_purchases</w:t>
      </w:r>
      <w:proofErr w:type="spellEnd"/>
      <w:r w:rsidRPr="00FC4F46">
        <w:rPr>
          <w:sz w:val="22"/>
          <w:szCs w:val="22"/>
        </w:rPr>
        <w:t xml:space="preserve"> = 1 THEN 'New'</w:t>
      </w:r>
    </w:p>
    <w:p w14:paraId="6A8711C2"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WHEN </w:t>
      </w:r>
      <w:proofErr w:type="spellStart"/>
      <w:r w:rsidRPr="00FC4F46">
        <w:rPr>
          <w:sz w:val="22"/>
          <w:szCs w:val="22"/>
        </w:rPr>
        <w:t>previous_purchases</w:t>
      </w:r>
      <w:proofErr w:type="spellEnd"/>
      <w:r w:rsidRPr="00FC4F46">
        <w:rPr>
          <w:sz w:val="22"/>
          <w:szCs w:val="22"/>
        </w:rPr>
        <w:t xml:space="preserve"> BETWEEN 2 AND 10 THEN 'Returning'</w:t>
      </w:r>
    </w:p>
    <w:p w14:paraId="5AC13A35"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ELSE 'Loyal'</w:t>
      </w:r>
    </w:p>
    <w:p w14:paraId="41E2F153"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END AS </w:t>
      </w:r>
      <w:proofErr w:type="spellStart"/>
      <w:r w:rsidRPr="00FC4F46">
        <w:rPr>
          <w:sz w:val="22"/>
          <w:szCs w:val="22"/>
        </w:rPr>
        <w:t>customer_segment</w:t>
      </w:r>
      <w:proofErr w:type="spellEnd"/>
    </w:p>
    <w:p w14:paraId="3A50D079"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FROM customer</w:t>
      </w:r>
    </w:p>
    <w:p w14:paraId="495A8B32" w14:textId="77777777" w:rsidR="00FC4F46" w:rsidRPr="00FC4F46" w:rsidRDefault="00FC4F46" w:rsidP="00FC4F46">
      <w:pPr>
        <w:pStyle w:val="ListParagraph"/>
        <w:spacing w:after="0" w:line="240" w:lineRule="auto"/>
        <w:contextualSpacing w:val="0"/>
        <w:rPr>
          <w:sz w:val="22"/>
          <w:szCs w:val="22"/>
        </w:rPr>
      </w:pPr>
      <w:r w:rsidRPr="00FC4F46">
        <w:rPr>
          <w:sz w:val="22"/>
          <w:szCs w:val="22"/>
        </w:rPr>
        <w:t>)</w:t>
      </w:r>
    </w:p>
    <w:p w14:paraId="319AE3D1"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SELECT </w:t>
      </w:r>
    </w:p>
    <w:p w14:paraId="1E229CEC"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w:t>
      </w:r>
      <w:proofErr w:type="spellStart"/>
      <w:r w:rsidRPr="00FC4F46">
        <w:rPr>
          <w:sz w:val="22"/>
          <w:szCs w:val="22"/>
        </w:rPr>
        <w:t>customer_segment</w:t>
      </w:r>
      <w:proofErr w:type="spellEnd"/>
      <w:r w:rsidRPr="00FC4F46">
        <w:rPr>
          <w:sz w:val="22"/>
          <w:szCs w:val="22"/>
        </w:rPr>
        <w:t xml:space="preserve">, </w:t>
      </w:r>
    </w:p>
    <w:p w14:paraId="30EAD4F7"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w:t>
      </w:r>
      <w:proofErr w:type="gramStart"/>
      <w:r w:rsidRPr="00FC4F46">
        <w:rPr>
          <w:sz w:val="22"/>
          <w:szCs w:val="22"/>
        </w:rPr>
        <w:t>COUNT(</w:t>
      </w:r>
      <w:proofErr w:type="gramEnd"/>
      <w:r w:rsidRPr="00FC4F46">
        <w:rPr>
          <w:sz w:val="22"/>
          <w:szCs w:val="22"/>
        </w:rPr>
        <w:t xml:space="preserve">*) AS "Number of Customers", </w:t>
      </w:r>
    </w:p>
    <w:p w14:paraId="3BF8C94B"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    </w:t>
      </w:r>
      <w:proofErr w:type="spellStart"/>
      <w:r w:rsidRPr="00FC4F46">
        <w:rPr>
          <w:sz w:val="22"/>
          <w:szCs w:val="22"/>
        </w:rPr>
        <w:t>avg</w:t>
      </w:r>
      <w:proofErr w:type="spellEnd"/>
      <w:r w:rsidRPr="00FC4F46">
        <w:rPr>
          <w:sz w:val="22"/>
          <w:szCs w:val="22"/>
        </w:rPr>
        <w:t>(</w:t>
      </w:r>
      <w:proofErr w:type="spellStart"/>
      <w:r w:rsidRPr="00FC4F46">
        <w:rPr>
          <w:sz w:val="22"/>
          <w:szCs w:val="22"/>
        </w:rPr>
        <w:t>purchase_amount</w:t>
      </w:r>
      <w:proofErr w:type="spellEnd"/>
      <w:r w:rsidRPr="00FC4F46">
        <w:rPr>
          <w:sz w:val="22"/>
          <w:szCs w:val="22"/>
        </w:rPr>
        <w:t xml:space="preserve">) AS </w:t>
      </w:r>
      <w:proofErr w:type="spellStart"/>
      <w:r w:rsidRPr="00FC4F46">
        <w:rPr>
          <w:sz w:val="22"/>
          <w:szCs w:val="22"/>
        </w:rPr>
        <w:t>avg_spend</w:t>
      </w:r>
      <w:proofErr w:type="spellEnd"/>
    </w:p>
    <w:p w14:paraId="524F199D" w14:textId="77777777" w:rsidR="00FC4F46" w:rsidRPr="00FC4F46" w:rsidRDefault="00FC4F46" w:rsidP="00FC4F46">
      <w:pPr>
        <w:pStyle w:val="ListParagraph"/>
        <w:spacing w:after="0" w:line="240" w:lineRule="auto"/>
        <w:contextualSpacing w:val="0"/>
        <w:rPr>
          <w:sz w:val="22"/>
          <w:szCs w:val="22"/>
        </w:rPr>
      </w:pPr>
      <w:r w:rsidRPr="00FC4F46">
        <w:rPr>
          <w:sz w:val="22"/>
          <w:szCs w:val="22"/>
        </w:rPr>
        <w:t xml:space="preserve">FROM </w:t>
      </w:r>
      <w:proofErr w:type="spellStart"/>
      <w:r w:rsidRPr="00FC4F46">
        <w:rPr>
          <w:sz w:val="22"/>
          <w:szCs w:val="22"/>
        </w:rPr>
        <w:t>customer_type</w:t>
      </w:r>
      <w:proofErr w:type="spellEnd"/>
    </w:p>
    <w:p w14:paraId="3ED236EA" w14:textId="77777777" w:rsidR="00FC4F46" w:rsidRDefault="00FC4F46" w:rsidP="00FC4F46">
      <w:pPr>
        <w:pStyle w:val="ListParagraph"/>
        <w:spacing w:after="0" w:line="240" w:lineRule="auto"/>
        <w:contextualSpacing w:val="0"/>
        <w:rPr>
          <w:sz w:val="22"/>
          <w:szCs w:val="22"/>
        </w:rPr>
      </w:pPr>
      <w:r w:rsidRPr="00FC4F46">
        <w:rPr>
          <w:sz w:val="22"/>
          <w:szCs w:val="22"/>
        </w:rPr>
        <w:t xml:space="preserve">GROUP BY </w:t>
      </w:r>
      <w:proofErr w:type="spellStart"/>
      <w:r w:rsidRPr="00FC4F46">
        <w:rPr>
          <w:sz w:val="22"/>
          <w:szCs w:val="22"/>
        </w:rPr>
        <w:t>customer_segment</w:t>
      </w:r>
      <w:proofErr w:type="spellEnd"/>
      <w:r w:rsidRPr="00FC4F46">
        <w:rPr>
          <w:sz w:val="22"/>
          <w:szCs w:val="22"/>
        </w:rPr>
        <w:t>;</w:t>
      </w:r>
    </w:p>
    <w:p w14:paraId="4FAEDE44" w14:textId="4D6BE237" w:rsidR="002A7F30" w:rsidRDefault="002F77FE" w:rsidP="00FC4F46">
      <w:pPr>
        <w:pStyle w:val="ListParagraph"/>
        <w:spacing w:after="0" w:line="240" w:lineRule="auto"/>
        <w:contextualSpacing w:val="0"/>
      </w:pPr>
      <w:r>
        <w:rPr>
          <w:noProof/>
        </w:rPr>
        <w:drawing>
          <wp:inline distT="0" distB="0" distL="0" distR="0" wp14:anchorId="617438D6" wp14:editId="6807D552">
            <wp:extent cx="2476500" cy="724469"/>
            <wp:effectExtent l="0" t="0" r="0" b="0"/>
            <wp:docPr id="757248508" name="Picture 23" descr="The image displays a table summarizing customer data, with average spend and customer counts for segmented categories: number of customers, average spend, loyal customers, returning customers, and new custo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48508" name="Picture 23" descr="The image displays a table summarizing customer data, with average spend and customer counts for segmented categories: number of customers, average spend, loyal customers, returning customers, and new custom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0988" cy="731633"/>
                    </a:xfrm>
                    <a:prstGeom prst="rect">
                      <a:avLst/>
                    </a:prstGeom>
                  </pic:spPr>
                </pic:pic>
              </a:graphicData>
            </a:graphic>
          </wp:inline>
        </w:drawing>
      </w:r>
    </w:p>
    <w:p w14:paraId="76D40E7B" w14:textId="77777777" w:rsidR="00E16442" w:rsidRDefault="00E16442" w:rsidP="00D34C99">
      <w:pPr>
        <w:pStyle w:val="ListParagraph"/>
        <w:spacing w:after="0" w:line="240" w:lineRule="auto"/>
        <w:contextualSpacing w:val="0"/>
      </w:pPr>
    </w:p>
    <w:p w14:paraId="2BB06A46" w14:textId="77777777" w:rsidR="001D4C49" w:rsidRDefault="00D34C99" w:rsidP="00E16442">
      <w:pPr>
        <w:pStyle w:val="ListParagraph"/>
        <w:numPr>
          <w:ilvl w:val="0"/>
          <w:numId w:val="8"/>
        </w:numPr>
        <w:spacing w:after="0" w:line="240" w:lineRule="auto"/>
        <w:rPr>
          <w:sz w:val="22"/>
          <w:szCs w:val="22"/>
        </w:rPr>
      </w:pPr>
      <w:r w:rsidRPr="00073DFC">
        <w:rPr>
          <w:b/>
          <w:bCs/>
          <w:sz w:val="22"/>
          <w:szCs w:val="22"/>
        </w:rPr>
        <w:t>Discount Impact</w:t>
      </w:r>
      <w:r w:rsidRPr="00073DFC">
        <w:rPr>
          <w:sz w:val="22"/>
          <w:szCs w:val="22"/>
        </w:rPr>
        <w:t xml:space="preserve"> – Measured how discounts affect average purchase amounts.</w:t>
      </w:r>
      <w:r w:rsidR="00E16442" w:rsidRPr="00073DFC">
        <w:rPr>
          <w:sz w:val="22"/>
          <w:szCs w:val="22"/>
        </w:rPr>
        <w:t xml:space="preserve"> </w:t>
      </w:r>
    </w:p>
    <w:p w14:paraId="18D3416C" w14:textId="7F990060" w:rsidR="00E16442" w:rsidRPr="00073DFC" w:rsidRDefault="00E16442" w:rsidP="001D4C49">
      <w:pPr>
        <w:pStyle w:val="ListParagraph"/>
        <w:spacing w:after="0" w:line="240" w:lineRule="auto"/>
        <w:rPr>
          <w:sz w:val="22"/>
          <w:szCs w:val="22"/>
        </w:rPr>
      </w:pPr>
      <w:proofErr w:type="gramStart"/>
      <w:r w:rsidRPr="00073DFC">
        <w:rPr>
          <w:sz w:val="22"/>
          <w:szCs w:val="22"/>
        </w:rPr>
        <w:t xml:space="preserve">SELECT  </w:t>
      </w:r>
      <w:proofErr w:type="spellStart"/>
      <w:r w:rsidRPr="00073DFC">
        <w:rPr>
          <w:sz w:val="22"/>
          <w:szCs w:val="22"/>
        </w:rPr>
        <w:t>discount</w:t>
      </w:r>
      <w:proofErr w:type="gramEnd"/>
      <w:r w:rsidRPr="00073DFC">
        <w:rPr>
          <w:sz w:val="22"/>
          <w:szCs w:val="22"/>
        </w:rPr>
        <w:t>_applied</w:t>
      </w:r>
      <w:proofErr w:type="spellEnd"/>
      <w:r w:rsidRPr="00073DFC">
        <w:rPr>
          <w:sz w:val="22"/>
          <w:szCs w:val="22"/>
        </w:rPr>
        <w:t xml:space="preserve">, </w:t>
      </w:r>
      <w:proofErr w:type="spellStart"/>
      <w:r w:rsidRPr="00073DFC">
        <w:rPr>
          <w:sz w:val="22"/>
          <w:szCs w:val="22"/>
        </w:rPr>
        <w:t>avg</w:t>
      </w:r>
      <w:proofErr w:type="spellEnd"/>
      <w:r w:rsidRPr="00073DFC">
        <w:rPr>
          <w:sz w:val="22"/>
          <w:szCs w:val="22"/>
        </w:rPr>
        <w:t>(</w:t>
      </w:r>
      <w:proofErr w:type="spellStart"/>
      <w:r w:rsidRPr="00073DFC">
        <w:rPr>
          <w:sz w:val="22"/>
          <w:szCs w:val="22"/>
        </w:rPr>
        <w:t>purchase_amount</w:t>
      </w:r>
      <w:proofErr w:type="spellEnd"/>
      <w:r w:rsidRPr="00073DFC">
        <w:rPr>
          <w:sz w:val="22"/>
          <w:szCs w:val="22"/>
        </w:rPr>
        <w:t xml:space="preserve">) AS </w:t>
      </w:r>
      <w:proofErr w:type="spellStart"/>
      <w:r w:rsidRPr="00073DFC">
        <w:rPr>
          <w:sz w:val="22"/>
          <w:szCs w:val="22"/>
        </w:rPr>
        <w:t>avg_purchase_amount</w:t>
      </w:r>
      <w:proofErr w:type="spellEnd"/>
    </w:p>
    <w:p w14:paraId="7B818D32" w14:textId="77777777" w:rsidR="00E16442" w:rsidRPr="00073DFC" w:rsidRDefault="00E16442" w:rsidP="00E16442">
      <w:pPr>
        <w:pStyle w:val="ListParagraph"/>
        <w:spacing w:after="0" w:line="240" w:lineRule="auto"/>
        <w:rPr>
          <w:sz w:val="22"/>
          <w:szCs w:val="22"/>
        </w:rPr>
      </w:pPr>
      <w:r w:rsidRPr="00073DFC">
        <w:rPr>
          <w:sz w:val="22"/>
          <w:szCs w:val="22"/>
        </w:rPr>
        <w:t>FROM customer</w:t>
      </w:r>
    </w:p>
    <w:p w14:paraId="715F44C2" w14:textId="3412A383" w:rsidR="00E16442" w:rsidRPr="00073DFC" w:rsidRDefault="00E16442" w:rsidP="00E16442">
      <w:pPr>
        <w:pStyle w:val="ListParagraph"/>
        <w:spacing w:after="0" w:line="240" w:lineRule="auto"/>
        <w:contextualSpacing w:val="0"/>
        <w:rPr>
          <w:sz w:val="22"/>
          <w:szCs w:val="22"/>
        </w:rPr>
      </w:pPr>
      <w:r w:rsidRPr="00073DFC">
        <w:rPr>
          <w:sz w:val="22"/>
          <w:szCs w:val="22"/>
        </w:rPr>
        <w:t xml:space="preserve">GROUP BY </w:t>
      </w:r>
      <w:proofErr w:type="spellStart"/>
      <w:r w:rsidRPr="00073DFC">
        <w:rPr>
          <w:sz w:val="22"/>
          <w:szCs w:val="22"/>
        </w:rPr>
        <w:t>discount_applied</w:t>
      </w:r>
      <w:proofErr w:type="spellEnd"/>
      <w:r w:rsidRPr="00073DFC">
        <w:rPr>
          <w:sz w:val="22"/>
          <w:szCs w:val="22"/>
        </w:rPr>
        <w:t>;</w:t>
      </w:r>
    </w:p>
    <w:p w14:paraId="65BC3A66" w14:textId="2EDA43B2" w:rsidR="002A7F30" w:rsidRDefault="00651BB4" w:rsidP="00E16442">
      <w:pPr>
        <w:pStyle w:val="ListParagraph"/>
        <w:spacing w:after="0" w:line="240" w:lineRule="auto"/>
        <w:contextualSpacing w:val="0"/>
      </w:pPr>
      <w:r>
        <w:rPr>
          <w:noProof/>
        </w:rPr>
        <w:drawing>
          <wp:inline distT="0" distB="0" distL="0" distR="0" wp14:anchorId="0663D950" wp14:editId="189B3AD0">
            <wp:extent cx="2920181" cy="475941"/>
            <wp:effectExtent l="0" t="0" r="0" b="635"/>
            <wp:docPr id="1345430951" name="Picture 3" descr="The image displays a table with columns for discount applied, number of transactions, average purchase amount, a checkbox for Yes or No, and numerical values for two sets of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30951" name="Picture 3" descr="The image displays a table with columns for discount applied, number of transactions, average purchase amount, a checkbox for Yes or No, and numerical values for two sets of transaction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1461" cy="484299"/>
                    </a:xfrm>
                    <a:prstGeom prst="rect">
                      <a:avLst/>
                    </a:prstGeom>
                  </pic:spPr>
                </pic:pic>
              </a:graphicData>
            </a:graphic>
          </wp:inline>
        </w:drawing>
      </w:r>
    </w:p>
    <w:p w14:paraId="60B6DCB3" w14:textId="77777777" w:rsidR="00D260D6" w:rsidRDefault="00D260D6" w:rsidP="00E16442">
      <w:pPr>
        <w:pStyle w:val="ListParagraph"/>
        <w:spacing w:after="0" w:line="240" w:lineRule="auto"/>
        <w:contextualSpacing w:val="0"/>
      </w:pPr>
    </w:p>
    <w:p w14:paraId="3C1A727E" w14:textId="77777777" w:rsidR="00D260D6" w:rsidRDefault="00D260D6" w:rsidP="00E16442">
      <w:pPr>
        <w:pStyle w:val="ListParagraph"/>
        <w:spacing w:after="0" w:line="240" w:lineRule="auto"/>
        <w:contextualSpacing w:val="0"/>
      </w:pPr>
    </w:p>
    <w:p w14:paraId="598B486C" w14:textId="4E95AF0F" w:rsidR="008772EC" w:rsidRPr="00EC2A27" w:rsidRDefault="00073DFC" w:rsidP="00D260D6">
      <w:pPr>
        <w:rPr>
          <w:b/>
          <w:bCs/>
          <w:color w:val="2E5FA3"/>
          <w:sz w:val="28"/>
          <w:szCs w:val="28"/>
        </w:rPr>
      </w:pPr>
      <w:r>
        <w:rPr>
          <w:b/>
          <w:bCs/>
          <w:color w:val="2E5FA3"/>
          <w:sz w:val="28"/>
          <w:szCs w:val="28"/>
        </w:rPr>
        <w:t>6</w:t>
      </w:r>
      <w:r w:rsidR="00D260D6" w:rsidRPr="00EC2A27">
        <w:rPr>
          <w:b/>
          <w:bCs/>
          <w:color w:val="2E5FA3"/>
          <w:sz w:val="28"/>
          <w:szCs w:val="28"/>
        </w:rPr>
        <w:t>. Key Findings</w:t>
      </w:r>
    </w:p>
    <w:p w14:paraId="76E3B6A0" w14:textId="73635FCE" w:rsidR="00D260D6" w:rsidRPr="00073DFC" w:rsidRDefault="00D260D6" w:rsidP="00D260D6">
      <w:pPr>
        <w:pStyle w:val="ListParagraph"/>
        <w:numPr>
          <w:ilvl w:val="0"/>
          <w:numId w:val="6"/>
        </w:numPr>
        <w:spacing w:after="0" w:line="240" w:lineRule="auto"/>
        <w:contextualSpacing w:val="0"/>
        <w:rPr>
          <w:sz w:val="22"/>
          <w:szCs w:val="22"/>
        </w:rPr>
      </w:pPr>
      <w:r w:rsidRPr="00073DFC">
        <w:rPr>
          <w:b/>
          <w:bCs/>
          <w:sz w:val="22"/>
          <w:szCs w:val="22"/>
        </w:rPr>
        <w:t xml:space="preserve">Age Group Revenue: </w:t>
      </w:r>
      <w:r w:rsidRPr="00073DFC">
        <w:rPr>
          <w:sz w:val="22"/>
          <w:szCs w:val="22"/>
        </w:rPr>
        <w:t>Certain age group</w:t>
      </w:r>
      <w:r w:rsidR="00062ADA" w:rsidRPr="00073DFC">
        <w:rPr>
          <w:sz w:val="22"/>
          <w:szCs w:val="22"/>
        </w:rPr>
        <w:t xml:space="preserve"> (</w:t>
      </w:r>
      <w:proofErr w:type="gramStart"/>
      <w:r w:rsidR="00062ADA" w:rsidRPr="00073DFC">
        <w:rPr>
          <w:sz w:val="22"/>
          <w:szCs w:val="22"/>
        </w:rPr>
        <w:t xml:space="preserve">mid) </w:t>
      </w:r>
      <w:r w:rsidRPr="00073DFC">
        <w:rPr>
          <w:sz w:val="22"/>
          <w:szCs w:val="22"/>
        </w:rPr>
        <w:t xml:space="preserve"> generate</w:t>
      </w:r>
      <w:proofErr w:type="gramEnd"/>
      <w:r w:rsidRPr="00073DFC">
        <w:rPr>
          <w:sz w:val="22"/>
          <w:szCs w:val="22"/>
        </w:rPr>
        <w:t xml:space="preserve"> disproportionately higher revenue</w:t>
      </w:r>
      <w:r w:rsidR="00DA78BF">
        <w:rPr>
          <w:sz w:val="22"/>
          <w:szCs w:val="22"/>
        </w:rPr>
        <w:t xml:space="preserve"> ($110945)</w:t>
      </w:r>
      <w:r w:rsidRPr="00073DFC">
        <w:rPr>
          <w:sz w:val="22"/>
          <w:szCs w:val="22"/>
        </w:rPr>
        <w:t>, indicating prime target demographics for marketing.</w:t>
      </w:r>
    </w:p>
    <w:p w14:paraId="18E21290" w14:textId="440B36E6" w:rsidR="00D260D6" w:rsidRPr="00073DFC" w:rsidRDefault="00D260D6" w:rsidP="00D260D6">
      <w:pPr>
        <w:pStyle w:val="ListParagraph"/>
        <w:numPr>
          <w:ilvl w:val="0"/>
          <w:numId w:val="6"/>
        </w:numPr>
        <w:spacing w:after="0" w:line="240" w:lineRule="auto"/>
        <w:contextualSpacing w:val="0"/>
        <w:rPr>
          <w:sz w:val="22"/>
          <w:szCs w:val="22"/>
        </w:rPr>
      </w:pPr>
      <w:r w:rsidRPr="00073DFC">
        <w:rPr>
          <w:b/>
          <w:bCs/>
          <w:sz w:val="22"/>
          <w:szCs w:val="22"/>
        </w:rPr>
        <w:t xml:space="preserve">Seasonal Patterns: </w:t>
      </w:r>
      <w:r w:rsidRPr="00073DFC">
        <w:rPr>
          <w:sz w:val="22"/>
          <w:szCs w:val="22"/>
        </w:rPr>
        <w:t xml:space="preserve">Purchase </w:t>
      </w:r>
      <w:proofErr w:type="spellStart"/>
      <w:r w:rsidRPr="00073DFC">
        <w:rPr>
          <w:sz w:val="22"/>
          <w:szCs w:val="22"/>
        </w:rPr>
        <w:t>behavior</w:t>
      </w:r>
      <w:proofErr w:type="spellEnd"/>
      <w:r w:rsidRPr="00073DFC">
        <w:rPr>
          <w:sz w:val="22"/>
          <w:szCs w:val="22"/>
        </w:rPr>
        <w:t xml:space="preserve"> varies across seasons, with specific categories peaking in different seasons</w:t>
      </w:r>
      <w:r w:rsidR="00DA78BF">
        <w:rPr>
          <w:sz w:val="22"/>
          <w:szCs w:val="22"/>
        </w:rPr>
        <w:t>. Clothing in spring generating $27692, accessories in fall $19847, footwear in spring $9555, outerwear in fall $</w:t>
      </w:r>
      <w:r w:rsidR="001D4C49">
        <w:rPr>
          <w:sz w:val="22"/>
          <w:szCs w:val="22"/>
        </w:rPr>
        <w:t>5259.</w:t>
      </w:r>
    </w:p>
    <w:p w14:paraId="33EECA4C" w14:textId="77777777" w:rsidR="00D260D6" w:rsidRPr="00073DFC" w:rsidRDefault="00D260D6" w:rsidP="00D260D6">
      <w:pPr>
        <w:pStyle w:val="ListParagraph"/>
        <w:numPr>
          <w:ilvl w:val="0"/>
          <w:numId w:val="6"/>
        </w:numPr>
        <w:spacing w:after="0" w:line="240" w:lineRule="auto"/>
        <w:contextualSpacing w:val="0"/>
        <w:rPr>
          <w:sz w:val="22"/>
          <w:szCs w:val="22"/>
        </w:rPr>
      </w:pPr>
      <w:r w:rsidRPr="00073DFC">
        <w:rPr>
          <w:b/>
          <w:bCs/>
          <w:sz w:val="22"/>
          <w:szCs w:val="22"/>
        </w:rPr>
        <w:t xml:space="preserve">Discount Effect: </w:t>
      </w:r>
      <w:r w:rsidRPr="00073DFC">
        <w:rPr>
          <w:sz w:val="22"/>
          <w:szCs w:val="22"/>
        </w:rPr>
        <w:t>Discounts influence purchase amounts, requiring careful balance between volume growth and margin control.</w:t>
      </w:r>
    </w:p>
    <w:p w14:paraId="6AD390FC" w14:textId="781F40FB" w:rsidR="00D260D6" w:rsidRPr="00073DFC" w:rsidRDefault="00D260D6" w:rsidP="00D260D6">
      <w:pPr>
        <w:pStyle w:val="ListParagraph"/>
        <w:numPr>
          <w:ilvl w:val="0"/>
          <w:numId w:val="6"/>
        </w:numPr>
        <w:spacing w:after="0" w:line="240" w:lineRule="auto"/>
        <w:contextualSpacing w:val="0"/>
        <w:rPr>
          <w:sz w:val="22"/>
          <w:szCs w:val="22"/>
        </w:rPr>
      </w:pPr>
      <w:r w:rsidRPr="00073DFC">
        <w:rPr>
          <w:b/>
          <w:bCs/>
          <w:sz w:val="22"/>
          <w:szCs w:val="22"/>
        </w:rPr>
        <w:t xml:space="preserve">Customer Segments: </w:t>
      </w:r>
      <w:r w:rsidRPr="00073DFC">
        <w:rPr>
          <w:sz w:val="22"/>
          <w:szCs w:val="22"/>
        </w:rPr>
        <w:t xml:space="preserve">The majority of customers fall in the </w:t>
      </w:r>
      <w:r w:rsidR="0051472F" w:rsidRPr="00073DFC">
        <w:rPr>
          <w:sz w:val="22"/>
          <w:szCs w:val="22"/>
        </w:rPr>
        <w:t>‘Loyal’</w:t>
      </w:r>
      <w:r w:rsidRPr="00073DFC">
        <w:rPr>
          <w:sz w:val="22"/>
          <w:szCs w:val="22"/>
        </w:rPr>
        <w:t xml:space="preserve"> segment</w:t>
      </w:r>
      <w:r w:rsidR="001D4C49">
        <w:rPr>
          <w:sz w:val="22"/>
          <w:szCs w:val="22"/>
        </w:rPr>
        <w:t xml:space="preserve">, total no. of customers 3116 </w:t>
      </w:r>
      <w:r w:rsidRPr="00073DFC">
        <w:rPr>
          <w:sz w:val="22"/>
          <w:szCs w:val="22"/>
        </w:rPr>
        <w:t xml:space="preserve">with </w:t>
      </w:r>
      <w:proofErr w:type="spellStart"/>
      <w:r w:rsidR="002F77FE" w:rsidRPr="00073DFC">
        <w:rPr>
          <w:sz w:val="22"/>
          <w:szCs w:val="22"/>
        </w:rPr>
        <w:t>avg_spend</w:t>
      </w:r>
      <w:proofErr w:type="spellEnd"/>
      <w:r w:rsidR="002F77FE" w:rsidRPr="00073DFC">
        <w:rPr>
          <w:sz w:val="22"/>
          <w:szCs w:val="22"/>
        </w:rPr>
        <w:t xml:space="preserve"> of $59.5</w:t>
      </w:r>
    </w:p>
    <w:p w14:paraId="17E835E5" w14:textId="1EEEBA68" w:rsidR="00D65CB1" w:rsidRPr="00073DFC" w:rsidRDefault="00EC2A27" w:rsidP="00D65CB1">
      <w:pPr>
        <w:pStyle w:val="ListParagraph"/>
        <w:numPr>
          <w:ilvl w:val="0"/>
          <w:numId w:val="6"/>
        </w:numPr>
        <w:spacing w:after="0" w:line="240" w:lineRule="auto"/>
        <w:contextualSpacing w:val="0"/>
        <w:rPr>
          <w:sz w:val="22"/>
          <w:szCs w:val="22"/>
        </w:rPr>
      </w:pPr>
      <w:r w:rsidRPr="00073DFC">
        <w:rPr>
          <w:b/>
          <w:bCs/>
          <w:sz w:val="22"/>
          <w:szCs w:val="22"/>
        </w:rPr>
        <w:t xml:space="preserve">Shipping Preference: </w:t>
      </w:r>
      <w:r w:rsidRPr="00073DFC">
        <w:rPr>
          <w:rFonts w:ascii="Times New Roman" w:eastAsia="Times New Roman" w:hAnsi="Times New Roman" w:cs="Times New Roman"/>
          <w:kern w:val="0"/>
          <w:sz w:val="22"/>
          <w:szCs w:val="22"/>
          <w:lang w:eastAsia="en-IN"/>
          <w14:ligatures w14:val="none"/>
        </w:rPr>
        <w:t xml:space="preserve">2-Day Shipping </w:t>
      </w:r>
      <w:r w:rsidRPr="00073DFC">
        <w:rPr>
          <w:sz w:val="22"/>
          <w:szCs w:val="22"/>
        </w:rPr>
        <w:t>users tend to have higher average order values</w:t>
      </w:r>
      <w:r w:rsidR="00ED1AF1">
        <w:rPr>
          <w:sz w:val="22"/>
          <w:szCs w:val="22"/>
        </w:rPr>
        <w:t>.</w:t>
      </w:r>
    </w:p>
    <w:p w14:paraId="06E5E452" w14:textId="7D45F370" w:rsidR="00073DFC" w:rsidRDefault="00073DFC" w:rsidP="00073DFC">
      <w:pPr>
        <w:pStyle w:val="ListParagraph"/>
        <w:spacing w:after="0" w:line="240" w:lineRule="auto"/>
        <w:contextualSpacing w:val="0"/>
      </w:pPr>
    </w:p>
    <w:p w14:paraId="4B434AC2" w14:textId="77777777" w:rsidR="00544FE9" w:rsidRDefault="00544FE9" w:rsidP="00073DFC">
      <w:pPr>
        <w:spacing w:after="0" w:line="240" w:lineRule="auto"/>
        <w:rPr>
          <w:b/>
          <w:bCs/>
          <w:color w:val="2E5FA3"/>
          <w:sz w:val="32"/>
          <w:szCs w:val="32"/>
        </w:rPr>
      </w:pPr>
    </w:p>
    <w:p w14:paraId="2365F5F5" w14:textId="7E101D5C" w:rsidR="00D65CB1" w:rsidRPr="00D65CB1" w:rsidRDefault="00073DFC" w:rsidP="00073DFC">
      <w:pPr>
        <w:spacing w:after="0" w:line="240" w:lineRule="auto"/>
      </w:pPr>
      <w:r>
        <w:rPr>
          <w:b/>
          <w:bCs/>
          <w:color w:val="2E5FA3"/>
          <w:sz w:val="32"/>
          <w:szCs w:val="32"/>
        </w:rPr>
        <w:t>7</w:t>
      </w:r>
      <w:r w:rsidR="00D260D6" w:rsidRPr="00073DFC">
        <w:rPr>
          <w:b/>
          <w:bCs/>
          <w:color w:val="2E5FA3"/>
          <w:sz w:val="32"/>
          <w:szCs w:val="32"/>
        </w:rPr>
        <w:t xml:space="preserve">. Dashboard </w:t>
      </w:r>
      <w:r w:rsidR="00062ADA" w:rsidRPr="00073DFC">
        <w:rPr>
          <w:b/>
          <w:bCs/>
          <w:color w:val="2E5FA3"/>
          <w:sz w:val="32"/>
          <w:szCs w:val="32"/>
        </w:rPr>
        <w:t>using</w:t>
      </w:r>
      <w:r w:rsidR="00D260D6" w:rsidRPr="00073DFC">
        <w:rPr>
          <w:b/>
          <w:bCs/>
          <w:color w:val="2E5FA3"/>
          <w:sz w:val="32"/>
          <w:szCs w:val="32"/>
        </w:rPr>
        <w:t xml:space="preserve"> Power Bi</w:t>
      </w:r>
    </w:p>
    <w:p w14:paraId="1096AF26" w14:textId="77777777" w:rsidR="00544FE9" w:rsidRDefault="00544FE9" w:rsidP="00D65CB1">
      <w:pPr>
        <w:rPr>
          <w:b/>
          <w:bCs/>
          <w:color w:val="215E99" w:themeColor="text2" w:themeTint="BF"/>
        </w:rPr>
      </w:pPr>
    </w:p>
    <w:p w14:paraId="59431882" w14:textId="77777777" w:rsidR="00544FE9" w:rsidRDefault="00544FE9" w:rsidP="00D65CB1">
      <w:pPr>
        <w:rPr>
          <w:b/>
          <w:bCs/>
          <w:color w:val="215E99" w:themeColor="text2" w:themeTint="BF"/>
        </w:rPr>
      </w:pPr>
    </w:p>
    <w:p w14:paraId="3F84BCEB" w14:textId="26A66A27" w:rsidR="00E2767A" w:rsidRPr="00D65CB1" w:rsidRDefault="00E2767A" w:rsidP="00D65CB1">
      <w:pPr>
        <w:rPr>
          <w:b/>
          <w:bCs/>
          <w:color w:val="2E5FA3"/>
        </w:rPr>
      </w:pPr>
      <w:r w:rsidRPr="00D65CB1">
        <w:rPr>
          <w:b/>
          <w:bCs/>
          <w:color w:val="215E99" w:themeColor="text2" w:themeTint="BF"/>
        </w:rPr>
        <w:lastRenderedPageBreak/>
        <w:t>Dashboard KPIs</w:t>
      </w:r>
    </w:p>
    <w:p w14:paraId="63FEC2D1" w14:textId="0DDB640E" w:rsidR="00E2767A" w:rsidRPr="00FF6E7D" w:rsidRDefault="00E2767A" w:rsidP="00D260D6">
      <w:r>
        <w:t>• Total Customers: 3.9K</w:t>
      </w:r>
      <w:r>
        <w:br/>
        <w:t>• Average Purchase Amount: $59.76</w:t>
      </w:r>
      <w:r>
        <w:br/>
        <w:t>• Average Review Rating: 3.75</w:t>
      </w:r>
      <w:r>
        <w:br/>
        <w:t>• Subscription Status Distribution: 73% Non-Subscribers, 27% Subscribers</w:t>
      </w:r>
      <w:r>
        <w:br/>
        <w:t>• Clothing generated the highest revenue and sales volume.</w:t>
      </w:r>
      <w:r>
        <w:br/>
        <w:t>• Mid-age customers contributed the highest revenue and sales volume.</w:t>
      </w:r>
    </w:p>
    <w:p w14:paraId="1DE59E94" w14:textId="4D43E17E" w:rsidR="00D260D6" w:rsidRPr="00D260D6" w:rsidRDefault="00D260D6" w:rsidP="00D260D6">
      <w:r>
        <w:rPr>
          <w:noProof/>
        </w:rPr>
        <w:drawing>
          <wp:inline distT="0" distB="0" distL="0" distR="0" wp14:anchorId="5F5FDEFA" wp14:editId="21918E2B">
            <wp:extent cx="5804784" cy="3219450"/>
            <wp:effectExtent l="0" t="0" r="5715" b="0"/>
            <wp:docPr id="1469858129" name="Picture 12" descr="The image is a dashboard displaying various customer metrics such as subscription status, average purchase amount, and customer demographics, with categories like shipping type, age group, and revenue by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58129" name="Picture 12" descr="The image is a dashboard displaying various customer metrics such as subscription status, average purchase amount, and customer demographics, with categories like shipping type, age group, and revenue by category.&#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19053" cy="3282826"/>
                    </a:xfrm>
                    <a:prstGeom prst="rect">
                      <a:avLst/>
                    </a:prstGeom>
                  </pic:spPr>
                </pic:pic>
              </a:graphicData>
            </a:graphic>
          </wp:inline>
        </w:drawing>
      </w:r>
    </w:p>
    <w:p w14:paraId="48247305" w14:textId="1737A33B" w:rsidR="00D97E67" w:rsidRPr="00FF6E7D" w:rsidRDefault="00904401" w:rsidP="00D97E67">
      <w:pPr>
        <w:pStyle w:val="Heading1"/>
        <w:rPr>
          <w:sz w:val="36"/>
          <w:szCs w:val="36"/>
        </w:rPr>
      </w:pPr>
      <w:r>
        <w:rPr>
          <w:b/>
          <w:bCs/>
          <w:color w:val="2E5FA3"/>
          <w:sz w:val="28"/>
          <w:szCs w:val="28"/>
        </w:rPr>
        <w:t>8</w:t>
      </w:r>
      <w:r w:rsidR="00D97E67" w:rsidRPr="00FF6E7D">
        <w:rPr>
          <w:b/>
          <w:bCs/>
          <w:color w:val="2E5FA3"/>
          <w:sz w:val="28"/>
          <w:szCs w:val="28"/>
        </w:rPr>
        <w:t>. Business Recommendations</w:t>
      </w:r>
    </w:p>
    <w:p w14:paraId="1CB31F11" w14:textId="77777777" w:rsidR="00474973" w:rsidRPr="00474973" w:rsidRDefault="00474973" w:rsidP="00474973">
      <w:r w:rsidRPr="00474973">
        <w:t>Based on the synthesized findings, the following actions are recommended to optimize market position:</w:t>
      </w:r>
    </w:p>
    <w:p w14:paraId="587B211B" w14:textId="77777777" w:rsidR="00BC043C" w:rsidRDefault="00BC043C" w:rsidP="00BC043C">
      <w:pPr>
        <w:pStyle w:val="ListParagraph"/>
        <w:numPr>
          <w:ilvl w:val="0"/>
          <w:numId w:val="6"/>
        </w:numPr>
        <w:spacing w:after="0" w:line="240" w:lineRule="auto"/>
        <w:contextualSpacing w:val="0"/>
      </w:pPr>
      <w:r w:rsidRPr="00BC043C">
        <w:rPr>
          <w:b/>
          <w:bCs/>
        </w:rPr>
        <w:t>Boost Subscriptions</w:t>
      </w:r>
      <w:r>
        <w:t xml:space="preserve"> </w:t>
      </w:r>
      <w:r w:rsidR="00474973" w:rsidRPr="00BC043C">
        <w:rPr>
          <w:b/>
          <w:bCs/>
        </w:rPr>
        <w:t>Growth:</w:t>
      </w:r>
      <w:r w:rsidR="00474973" w:rsidRPr="00474973">
        <w:t xml:space="preserve"> Design and promote exclusive, high-value benefits for </w:t>
      </w:r>
      <w:r>
        <w:t>to increase the subscriber base and drive higher per-customer revenue.</w:t>
      </w:r>
    </w:p>
    <w:p w14:paraId="1BCF23FD" w14:textId="687B25B0" w:rsidR="00474973" w:rsidRPr="00474973" w:rsidRDefault="00474973" w:rsidP="00BC043C">
      <w:pPr>
        <w:pStyle w:val="ListParagraph"/>
        <w:numPr>
          <w:ilvl w:val="0"/>
          <w:numId w:val="6"/>
        </w:numPr>
        <w:spacing w:after="0" w:line="240" w:lineRule="auto"/>
        <w:contextualSpacing w:val="0"/>
      </w:pPr>
      <w:r w:rsidRPr="00BC043C">
        <w:rPr>
          <w:b/>
          <w:bCs/>
        </w:rPr>
        <w:t>Refine Loyalty Frameworks:</w:t>
      </w:r>
      <w:r w:rsidRPr="00474973">
        <w:t xml:space="preserve"> </w:t>
      </w:r>
      <w:r w:rsidR="00BC043C">
        <w:t>Reward repeat buyers to move them into the 'Loyal' segment.</w:t>
      </w:r>
    </w:p>
    <w:p w14:paraId="30BC0781" w14:textId="77777777" w:rsidR="00BC043C" w:rsidRDefault="00BC043C" w:rsidP="00BC043C">
      <w:pPr>
        <w:pStyle w:val="ListParagraph"/>
        <w:numPr>
          <w:ilvl w:val="0"/>
          <w:numId w:val="6"/>
        </w:numPr>
        <w:spacing w:after="0" w:line="240" w:lineRule="auto"/>
        <w:contextualSpacing w:val="0"/>
      </w:pPr>
      <w:r>
        <w:rPr>
          <w:b/>
          <w:bCs/>
        </w:rPr>
        <w:t>Review Discount Policy</w:t>
      </w:r>
      <w:r>
        <w:t xml:space="preserve"> – Balance sales boosts with margin control by targeting discounts strategically.</w:t>
      </w:r>
    </w:p>
    <w:p w14:paraId="5FA5075E" w14:textId="77777777" w:rsidR="00474973" w:rsidRPr="00474973" w:rsidRDefault="00474973" w:rsidP="00474973">
      <w:pPr>
        <w:numPr>
          <w:ilvl w:val="0"/>
          <w:numId w:val="5"/>
        </w:numPr>
      </w:pPr>
      <w:r w:rsidRPr="00474973">
        <w:rPr>
          <w:b/>
          <w:bCs/>
        </w:rPr>
        <w:t>Optimize Product Positioning:</w:t>
      </w:r>
      <w:r w:rsidRPr="00474973">
        <w:t xml:space="preserve"> Aggressively highlight top-rated items and best-sellers (specifically within the "Clothing" category) in digital storefronts to leverage social proof.</w:t>
      </w:r>
    </w:p>
    <w:p w14:paraId="586EC394" w14:textId="1266D5B0" w:rsidR="002B3D0B" w:rsidRDefault="00474973" w:rsidP="00BC043C">
      <w:pPr>
        <w:numPr>
          <w:ilvl w:val="0"/>
          <w:numId w:val="5"/>
        </w:numPr>
      </w:pPr>
      <w:r w:rsidRPr="00BC043C">
        <w:rPr>
          <w:b/>
          <w:bCs/>
        </w:rPr>
        <w:t>Execute Targeted Marketing:</w:t>
      </w:r>
      <w:r w:rsidRPr="00474973">
        <w:t xml:space="preserve"> Focus advertising spend on the top-performing </w:t>
      </w:r>
      <w:proofErr w:type="spellStart"/>
      <w:r w:rsidRPr="00474973">
        <w:t>age_group</w:t>
      </w:r>
      <w:proofErr w:type="spellEnd"/>
      <w:r w:rsidRPr="00474973">
        <w:t xml:space="preserve"> cohorts and prioritize retention efforts toward users who frequently select express shipping, as they represent a high-value</w:t>
      </w:r>
      <w:r w:rsidR="00BC043C">
        <w:t>.</w:t>
      </w:r>
    </w:p>
    <w:sectPr w:rsidR="002B3D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EE1"/>
    <w:multiLevelType w:val="multilevel"/>
    <w:tmpl w:val="208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93977"/>
    <w:multiLevelType w:val="multilevel"/>
    <w:tmpl w:val="B95E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85D00"/>
    <w:multiLevelType w:val="multilevel"/>
    <w:tmpl w:val="479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03C18"/>
    <w:multiLevelType w:val="hybridMultilevel"/>
    <w:tmpl w:val="5380E170"/>
    <w:lvl w:ilvl="0" w:tplc="27FAEE70">
      <w:start w:val="1"/>
      <w:numFmt w:val="decimal"/>
      <w:lvlText w:val="%1."/>
      <w:lvlJc w:val="left"/>
      <w:pPr>
        <w:ind w:left="720" w:hanging="360"/>
      </w:pPr>
    </w:lvl>
    <w:lvl w:ilvl="1" w:tplc="D67AA3BC">
      <w:numFmt w:val="decimal"/>
      <w:lvlText w:val=""/>
      <w:lvlJc w:val="left"/>
    </w:lvl>
    <w:lvl w:ilvl="2" w:tplc="FE86190A">
      <w:numFmt w:val="decimal"/>
      <w:lvlText w:val=""/>
      <w:lvlJc w:val="left"/>
    </w:lvl>
    <w:lvl w:ilvl="3" w:tplc="055E36F6">
      <w:numFmt w:val="decimal"/>
      <w:lvlText w:val=""/>
      <w:lvlJc w:val="left"/>
    </w:lvl>
    <w:lvl w:ilvl="4" w:tplc="D3306CCC">
      <w:numFmt w:val="decimal"/>
      <w:lvlText w:val=""/>
      <w:lvlJc w:val="left"/>
    </w:lvl>
    <w:lvl w:ilvl="5" w:tplc="4C0E2D68">
      <w:numFmt w:val="decimal"/>
      <w:lvlText w:val=""/>
      <w:lvlJc w:val="left"/>
    </w:lvl>
    <w:lvl w:ilvl="6" w:tplc="4AE0F406">
      <w:numFmt w:val="decimal"/>
      <w:lvlText w:val=""/>
      <w:lvlJc w:val="left"/>
    </w:lvl>
    <w:lvl w:ilvl="7" w:tplc="4A08767C">
      <w:numFmt w:val="decimal"/>
      <w:lvlText w:val=""/>
      <w:lvlJc w:val="left"/>
    </w:lvl>
    <w:lvl w:ilvl="8" w:tplc="F6B2C384">
      <w:numFmt w:val="decimal"/>
      <w:lvlText w:val=""/>
      <w:lvlJc w:val="left"/>
    </w:lvl>
  </w:abstractNum>
  <w:abstractNum w:abstractNumId="4" w15:restartNumberingAfterBreak="0">
    <w:nsid w:val="25F14295"/>
    <w:multiLevelType w:val="hybridMultilevel"/>
    <w:tmpl w:val="396C31AE"/>
    <w:lvl w:ilvl="0" w:tplc="6D304464">
      <w:start w:val="1"/>
      <w:numFmt w:val="bullet"/>
      <w:lvlText w:val="•"/>
      <w:lvlJc w:val="left"/>
      <w:pPr>
        <w:ind w:left="720" w:hanging="360"/>
      </w:pPr>
    </w:lvl>
    <w:lvl w:ilvl="1" w:tplc="3E28EA32">
      <w:start w:val="1"/>
      <w:numFmt w:val="bullet"/>
      <w:lvlText w:val="○"/>
      <w:lvlJc w:val="left"/>
      <w:pPr>
        <w:ind w:left="1080" w:hanging="360"/>
      </w:pPr>
    </w:lvl>
    <w:lvl w:ilvl="2" w:tplc="1396C9C4">
      <w:numFmt w:val="decimal"/>
      <w:lvlText w:val=""/>
      <w:lvlJc w:val="left"/>
    </w:lvl>
    <w:lvl w:ilvl="3" w:tplc="EE5AB908">
      <w:numFmt w:val="decimal"/>
      <w:lvlText w:val=""/>
      <w:lvlJc w:val="left"/>
    </w:lvl>
    <w:lvl w:ilvl="4" w:tplc="FCCA734C">
      <w:numFmt w:val="decimal"/>
      <w:lvlText w:val=""/>
      <w:lvlJc w:val="left"/>
    </w:lvl>
    <w:lvl w:ilvl="5" w:tplc="B9E05C1C">
      <w:numFmt w:val="decimal"/>
      <w:lvlText w:val=""/>
      <w:lvlJc w:val="left"/>
    </w:lvl>
    <w:lvl w:ilvl="6" w:tplc="2E90BDA2">
      <w:numFmt w:val="decimal"/>
      <w:lvlText w:val=""/>
      <w:lvlJc w:val="left"/>
    </w:lvl>
    <w:lvl w:ilvl="7" w:tplc="7EC6D552">
      <w:numFmt w:val="decimal"/>
      <w:lvlText w:val=""/>
      <w:lvlJc w:val="left"/>
    </w:lvl>
    <w:lvl w:ilvl="8" w:tplc="6764CCC8">
      <w:numFmt w:val="decimal"/>
      <w:lvlText w:val=""/>
      <w:lvlJc w:val="left"/>
    </w:lvl>
  </w:abstractNum>
  <w:abstractNum w:abstractNumId="5" w15:restartNumberingAfterBreak="0">
    <w:nsid w:val="3E6613EE"/>
    <w:multiLevelType w:val="multilevel"/>
    <w:tmpl w:val="911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048BE"/>
    <w:multiLevelType w:val="multilevel"/>
    <w:tmpl w:val="D2A2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46F97"/>
    <w:multiLevelType w:val="hybridMultilevel"/>
    <w:tmpl w:val="80944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9390756">
    <w:abstractNumId w:val="2"/>
  </w:num>
  <w:num w:numId="2" w16cid:durableId="565723517">
    <w:abstractNumId w:val="1"/>
  </w:num>
  <w:num w:numId="3" w16cid:durableId="1024087604">
    <w:abstractNumId w:val="0"/>
  </w:num>
  <w:num w:numId="4" w16cid:durableId="1533152147">
    <w:abstractNumId w:val="6"/>
  </w:num>
  <w:num w:numId="5" w16cid:durableId="2050951224">
    <w:abstractNumId w:val="5"/>
  </w:num>
  <w:num w:numId="6" w16cid:durableId="628586163">
    <w:abstractNumId w:val="4"/>
    <w:lvlOverride w:ilvl="0">
      <w:startOverride w:val="1"/>
    </w:lvlOverride>
  </w:num>
  <w:num w:numId="7" w16cid:durableId="2124299701">
    <w:abstractNumId w:val="7"/>
  </w:num>
  <w:num w:numId="8" w16cid:durableId="1145506075">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 Mohammed">
    <w15:presenceInfo w15:providerId="Windows Live" w15:userId="e501f5eaf41f67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973"/>
    <w:rsid w:val="00035A32"/>
    <w:rsid w:val="00062ADA"/>
    <w:rsid w:val="00073DFC"/>
    <w:rsid w:val="000977D3"/>
    <w:rsid w:val="000F3F6C"/>
    <w:rsid w:val="001D4C49"/>
    <w:rsid w:val="00237D9A"/>
    <w:rsid w:val="00271A4E"/>
    <w:rsid w:val="002A31AF"/>
    <w:rsid w:val="002A7F30"/>
    <w:rsid w:val="002B3D0B"/>
    <w:rsid w:val="002F77FE"/>
    <w:rsid w:val="003B0959"/>
    <w:rsid w:val="003F0930"/>
    <w:rsid w:val="00474973"/>
    <w:rsid w:val="004F6D83"/>
    <w:rsid w:val="0051472F"/>
    <w:rsid w:val="0051536F"/>
    <w:rsid w:val="00544FE9"/>
    <w:rsid w:val="00576444"/>
    <w:rsid w:val="00602508"/>
    <w:rsid w:val="00621D95"/>
    <w:rsid w:val="00651BB4"/>
    <w:rsid w:val="00685B32"/>
    <w:rsid w:val="00837FE6"/>
    <w:rsid w:val="008772EC"/>
    <w:rsid w:val="008B12B1"/>
    <w:rsid w:val="00904401"/>
    <w:rsid w:val="009103D6"/>
    <w:rsid w:val="009C76D5"/>
    <w:rsid w:val="009D442E"/>
    <w:rsid w:val="00A27128"/>
    <w:rsid w:val="00AC156D"/>
    <w:rsid w:val="00AC6231"/>
    <w:rsid w:val="00BC043C"/>
    <w:rsid w:val="00C20635"/>
    <w:rsid w:val="00D260D6"/>
    <w:rsid w:val="00D34C99"/>
    <w:rsid w:val="00D65CB1"/>
    <w:rsid w:val="00D97E67"/>
    <w:rsid w:val="00DA78BF"/>
    <w:rsid w:val="00DC7FBA"/>
    <w:rsid w:val="00E16442"/>
    <w:rsid w:val="00E2767A"/>
    <w:rsid w:val="00EA204D"/>
    <w:rsid w:val="00EB2B55"/>
    <w:rsid w:val="00EC2A27"/>
    <w:rsid w:val="00ED1AF1"/>
    <w:rsid w:val="00FC4F46"/>
    <w:rsid w:val="00FF6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2912A"/>
  <w15:chartTrackingRefBased/>
  <w15:docId w15:val="{BCAF6E46-1B0E-45E7-A173-B2DC6CF2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D6"/>
  </w:style>
  <w:style w:type="paragraph" w:styleId="Heading1">
    <w:name w:val="heading 1"/>
    <w:basedOn w:val="Normal"/>
    <w:next w:val="Normal"/>
    <w:link w:val="Heading1Char"/>
    <w:uiPriority w:val="9"/>
    <w:qFormat/>
    <w:rsid w:val="00474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973"/>
    <w:rPr>
      <w:rFonts w:eastAsiaTheme="majorEastAsia" w:cstheme="majorBidi"/>
      <w:color w:val="272727" w:themeColor="text1" w:themeTint="D8"/>
    </w:rPr>
  </w:style>
  <w:style w:type="paragraph" w:styleId="Title">
    <w:name w:val="Title"/>
    <w:basedOn w:val="Normal"/>
    <w:next w:val="Normal"/>
    <w:link w:val="TitleChar"/>
    <w:uiPriority w:val="10"/>
    <w:qFormat/>
    <w:rsid w:val="00474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973"/>
    <w:pPr>
      <w:spacing w:before="160"/>
      <w:jc w:val="center"/>
    </w:pPr>
    <w:rPr>
      <w:i/>
      <w:iCs/>
      <w:color w:val="404040" w:themeColor="text1" w:themeTint="BF"/>
    </w:rPr>
  </w:style>
  <w:style w:type="character" w:customStyle="1" w:styleId="QuoteChar">
    <w:name w:val="Quote Char"/>
    <w:basedOn w:val="DefaultParagraphFont"/>
    <w:link w:val="Quote"/>
    <w:uiPriority w:val="29"/>
    <w:rsid w:val="00474973"/>
    <w:rPr>
      <w:i/>
      <w:iCs/>
      <w:color w:val="404040" w:themeColor="text1" w:themeTint="BF"/>
    </w:rPr>
  </w:style>
  <w:style w:type="paragraph" w:styleId="ListParagraph">
    <w:name w:val="List Paragraph"/>
    <w:basedOn w:val="Normal"/>
    <w:qFormat/>
    <w:rsid w:val="00474973"/>
    <w:pPr>
      <w:ind w:left="720"/>
      <w:contextualSpacing/>
    </w:pPr>
  </w:style>
  <w:style w:type="character" w:styleId="IntenseEmphasis">
    <w:name w:val="Intense Emphasis"/>
    <w:basedOn w:val="DefaultParagraphFont"/>
    <w:uiPriority w:val="21"/>
    <w:qFormat/>
    <w:rsid w:val="00474973"/>
    <w:rPr>
      <w:i/>
      <w:iCs/>
      <w:color w:val="0F4761" w:themeColor="accent1" w:themeShade="BF"/>
    </w:rPr>
  </w:style>
  <w:style w:type="paragraph" w:styleId="IntenseQuote">
    <w:name w:val="Intense Quote"/>
    <w:basedOn w:val="Normal"/>
    <w:next w:val="Normal"/>
    <w:link w:val="IntenseQuoteChar"/>
    <w:uiPriority w:val="30"/>
    <w:qFormat/>
    <w:rsid w:val="00474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973"/>
    <w:rPr>
      <w:i/>
      <w:iCs/>
      <w:color w:val="0F4761" w:themeColor="accent1" w:themeShade="BF"/>
    </w:rPr>
  </w:style>
  <w:style w:type="character" w:styleId="IntenseReference">
    <w:name w:val="Intense Reference"/>
    <w:basedOn w:val="DefaultParagraphFont"/>
    <w:uiPriority w:val="32"/>
    <w:qFormat/>
    <w:rsid w:val="00474973"/>
    <w:rPr>
      <w:b/>
      <w:bCs/>
      <w:smallCaps/>
      <w:color w:val="0F4761" w:themeColor="accent1" w:themeShade="BF"/>
      <w:spacing w:val="5"/>
    </w:rPr>
  </w:style>
  <w:style w:type="paragraph" w:styleId="Revision">
    <w:name w:val="Revision"/>
    <w:hidden/>
    <w:uiPriority w:val="99"/>
    <w:semiHidden/>
    <w:rsid w:val="009C76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503</TotalTime>
  <Pages>8</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 Mohammed</dc:creator>
  <cp:keywords/>
  <dc:description/>
  <cp:lastModifiedBy>Shan Mohammed</cp:lastModifiedBy>
  <cp:revision>22</cp:revision>
  <dcterms:created xsi:type="dcterms:W3CDTF">2026-06-09T07:54:00Z</dcterms:created>
  <dcterms:modified xsi:type="dcterms:W3CDTF">2026-06-12T05:39:00Z</dcterms:modified>
</cp:coreProperties>
</file>